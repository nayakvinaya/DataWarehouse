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63F88" w14:textId="29F56654" w:rsidR="00512FEA" w:rsidRPr="00E405BB" w:rsidRDefault="00512FEA" w:rsidP="00E405BB">
      <w:pPr>
        <w:spacing w:line="360" w:lineRule="auto"/>
        <w:jc w:val="center"/>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 xml:space="preserve">ISM 6208: Data Warehousing </w:t>
      </w:r>
    </w:p>
    <w:p w14:paraId="79001B78" w14:textId="099130A9" w:rsidR="00512FEA" w:rsidRPr="00E405BB" w:rsidRDefault="00512FEA" w:rsidP="00E405BB">
      <w:pPr>
        <w:spacing w:line="360" w:lineRule="auto"/>
        <w:jc w:val="center"/>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Final Project</w:t>
      </w:r>
    </w:p>
    <w:p w14:paraId="64EA0926" w14:textId="77777777" w:rsidR="009472DA" w:rsidRPr="00E405BB" w:rsidRDefault="009472DA" w:rsidP="00E405BB">
      <w:pPr>
        <w:spacing w:line="360" w:lineRule="auto"/>
        <w:rPr>
          <w:rFonts w:ascii="Times New Roman" w:hAnsi="Times New Roman" w:cs="Times New Roman"/>
          <w:sz w:val="28"/>
          <w:szCs w:val="28"/>
        </w:rPr>
      </w:pPr>
    </w:p>
    <w:p w14:paraId="6736F803" w14:textId="77777777" w:rsidR="00512FEA" w:rsidRPr="00E405BB" w:rsidRDefault="00512FEA" w:rsidP="00E405BB">
      <w:pPr>
        <w:spacing w:line="360" w:lineRule="auto"/>
        <w:rPr>
          <w:rFonts w:ascii="Times New Roman" w:hAnsi="Times New Roman" w:cs="Times New Roman"/>
          <w:sz w:val="28"/>
          <w:szCs w:val="28"/>
        </w:rPr>
      </w:pPr>
    </w:p>
    <w:p w14:paraId="475EDD7F" w14:textId="384C00AB" w:rsidR="00512FEA" w:rsidRPr="00E405BB" w:rsidRDefault="00E615E2" w:rsidP="00E405BB">
      <w:pPr>
        <w:spacing w:line="360" w:lineRule="auto"/>
        <w:jc w:val="center"/>
        <w:rPr>
          <w:rFonts w:ascii="Times New Roman" w:hAnsi="Times New Roman" w:cs="Times New Roman"/>
          <w:noProof/>
          <w:sz w:val="28"/>
          <w:szCs w:val="28"/>
        </w:rPr>
      </w:pPr>
      <w:r w:rsidRPr="00E405BB">
        <w:rPr>
          <w:rFonts w:ascii="Times New Roman" w:hAnsi="Times New Roman" w:cs="Times New Roman"/>
          <w:sz w:val="28"/>
          <w:szCs w:val="28"/>
        </w:rPr>
        <w:fldChar w:fldCharType="begin"/>
      </w:r>
      <w:r w:rsidRPr="00E405BB">
        <w:rPr>
          <w:rFonts w:ascii="Times New Roman" w:hAnsi="Times New Roman" w:cs="Times New Roman"/>
          <w:sz w:val="28"/>
          <w:szCs w:val="28"/>
        </w:rPr>
        <w:instrText xml:space="preserve"> INCLUDEPICTURE "https://i.cbc.ca/1.6362279.1690827774!/fileImage/httpImage/image.jpg_gen/derivatives/16x9_780/inflation.jpg" \* MERGEFORMATINET </w:instrText>
      </w:r>
      <w:r w:rsidRPr="00E405BB">
        <w:rPr>
          <w:rFonts w:ascii="Times New Roman" w:hAnsi="Times New Roman" w:cs="Times New Roman"/>
          <w:sz w:val="28"/>
          <w:szCs w:val="28"/>
        </w:rPr>
        <w:fldChar w:fldCharType="separate"/>
      </w:r>
      <w:r w:rsidRPr="00E405BB">
        <w:rPr>
          <w:rFonts w:ascii="Times New Roman" w:hAnsi="Times New Roman" w:cs="Times New Roman"/>
          <w:noProof/>
          <w:sz w:val="28"/>
          <w:szCs w:val="28"/>
        </w:rPr>
        <w:drawing>
          <wp:inline distT="0" distB="0" distL="0" distR="0" wp14:anchorId="112182A2" wp14:editId="10D0E0C8">
            <wp:extent cx="5943600" cy="3345180"/>
            <wp:effectExtent l="0" t="0" r="0" b="0"/>
            <wp:docPr id="2071110358" name="Picture 2071110358" descr="Here's how inflation works and what can be done about rising prices | C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s how inflation works and what can be done about rising prices | CBC  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E405BB">
        <w:rPr>
          <w:rFonts w:ascii="Times New Roman" w:hAnsi="Times New Roman" w:cs="Times New Roman"/>
          <w:sz w:val="28"/>
          <w:szCs w:val="28"/>
        </w:rPr>
        <w:fldChar w:fldCharType="end"/>
      </w:r>
    </w:p>
    <w:p w14:paraId="2D83BD51" w14:textId="31292A60" w:rsidR="00512FEA" w:rsidRPr="00E405BB" w:rsidRDefault="0042152A" w:rsidP="00E405BB">
      <w:pPr>
        <w:spacing w:line="360" w:lineRule="auto"/>
        <w:jc w:val="center"/>
        <w:rPr>
          <w:rFonts w:ascii="Times New Roman" w:hAnsi="Times New Roman" w:cs="Times New Roman"/>
          <w:sz w:val="28"/>
          <w:szCs w:val="28"/>
        </w:rPr>
      </w:pPr>
      <w:r w:rsidRPr="00E405BB">
        <w:rPr>
          <w:rFonts w:ascii="Times New Roman" w:hAnsi="Times New Roman" w:cs="Times New Roman"/>
          <w:b/>
          <w:bCs/>
          <w:noProof/>
          <w:sz w:val="28"/>
          <w:szCs w:val="28"/>
        </w:rPr>
        <w:t>GLOBAL INFLATION ANALYSIS</w:t>
      </w:r>
    </w:p>
    <w:p w14:paraId="305ADC07" w14:textId="002B7FC4" w:rsidR="00512FEA" w:rsidRPr="00E405BB" w:rsidRDefault="00512FEA" w:rsidP="00E405BB">
      <w:pPr>
        <w:spacing w:line="360" w:lineRule="auto"/>
        <w:jc w:val="center"/>
        <w:rPr>
          <w:rFonts w:ascii="Times New Roman" w:hAnsi="Times New Roman" w:cs="Times New Roman"/>
          <w:sz w:val="28"/>
          <w:szCs w:val="28"/>
        </w:rPr>
      </w:pPr>
      <w:r w:rsidRPr="00C724B4">
        <w:rPr>
          <w:rFonts w:ascii="Times New Roman" w:hAnsi="Times New Roman" w:cs="Times New Roman"/>
          <w:b/>
          <w:bCs/>
          <w:sz w:val="28"/>
          <w:szCs w:val="28"/>
        </w:rPr>
        <w:t>Submitted By</w:t>
      </w:r>
      <w:r w:rsidRPr="008D1068">
        <w:rPr>
          <w:rFonts w:ascii="Times New Roman" w:hAnsi="Times New Roman" w:cs="Times New Roman"/>
          <w:b/>
          <w:bCs/>
          <w:sz w:val="28"/>
          <w:szCs w:val="28"/>
        </w:rPr>
        <w:t>:</w:t>
      </w:r>
    </w:p>
    <w:p w14:paraId="27BED08D" w14:textId="77777777" w:rsidR="00EC08A1" w:rsidRPr="00E405BB" w:rsidRDefault="00EC08A1" w:rsidP="00E405BB">
      <w:pPr>
        <w:spacing w:line="360" w:lineRule="auto"/>
        <w:jc w:val="center"/>
        <w:rPr>
          <w:rFonts w:ascii="Times New Roman" w:hAnsi="Times New Roman" w:cs="Times New Roman"/>
          <w:sz w:val="28"/>
          <w:szCs w:val="28"/>
        </w:rPr>
      </w:pPr>
      <w:r w:rsidRPr="00E405BB">
        <w:rPr>
          <w:rFonts w:ascii="Times New Roman" w:hAnsi="Times New Roman" w:cs="Times New Roman"/>
          <w:sz w:val="28"/>
          <w:szCs w:val="28"/>
        </w:rPr>
        <w:t>Lakshmi Sravya Dama</w:t>
      </w:r>
    </w:p>
    <w:p w14:paraId="7D514331" w14:textId="77777777" w:rsidR="00EC08A1" w:rsidRPr="00E405BB" w:rsidRDefault="00EC08A1" w:rsidP="00E405BB">
      <w:pPr>
        <w:spacing w:line="360" w:lineRule="auto"/>
        <w:jc w:val="center"/>
        <w:rPr>
          <w:rFonts w:ascii="Times New Roman" w:hAnsi="Times New Roman" w:cs="Times New Roman"/>
          <w:sz w:val="28"/>
          <w:szCs w:val="28"/>
        </w:rPr>
      </w:pPr>
      <w:r w:rsidRPr="00E405BB">
        <w:rPr>
          <w:rFonts w:ascii="Times New Roman" w:hAnsi="Times New Roman" w:cs="Times New Roman"/>
          <w:sz w:val="28"/>
          <w:szCs w:val="28"/>
        </w:rPr>
        <w:t>Sudeshna Mullaguru</w:t>
      </w:r>
    </w:p>
    <w:p w14:paraId="3DDD9796" w14:textId="574B42DF" w:rsidR="0042152A" w:rsidRPr="00E405BB" w:rsidRDefault="0042152A" w:rsidP="00E405BB">
      <w:pPr>
        <w:spacing w:line="360" w:lineRule="auto"/>
        <w:jc w:val="center"/>
        <w:rPr>
          <w:rFonts w:ascii="Times New Roman" w:hAnsi="Times New Roman" w:cs="Times New Roman"/>
          <w:sz w:val="28"/>
          <w:szCs w:val="28"/>
        </w:rPr>
      </w:pPr>
      <w:r w:rsidRPr="00E405BB">
        <w:rPr>
          <w:rFonts w:ascii="Times New Roman" w:hAnsi="Times New Roman" w:cs="Times New Roman"/>
          <w:sz w:val="28"/>
          <w:szCs w:val="28"/>
        </w:rPr>
        <w:t>Nikhil Namani</w:t>
      </w:r>
    </w:p>
    <w:p w14:paraId="3D594508" w14:textId="77777777" w:rsidR="008D1068" w:rsidRDefault="0002738D" w:rsidP="008D1068">
      <w:pPr>
        <w:spacing w:line="360" w:lineRule="auto"/>
        <w:jc w:val="center"/>
        <w:rPr>
          <w:rFonts w:ascii="Times New Roman" w:hAnsi="Times New Roman" w:cs="Times New Roman"/>
          <w:sz w:val="28"/>
          <w:szCs w:val="28"/>
        </w:rPr>
      </w:pPr>
      <w:r w:rsidRPr="00E405BB">
        <w:rPr>
          <w:rFonts w:ascii="Times New Roman" w:hAnsi="Times New Roman" w:cs="Times New Roman"/>
          <w:sz w:val="28"/>
          <w:szCs w:val="28"/>
        </w:rPr>
        <w:t>Vinaya Nayak Rajaram</w:t>
      </w:r>
    </w:p>
    <w:p w14:paraId="681509D7" w14:textId="5AE2796E" w:rsidR="0002738D" w:rsidRPr="00E405BB" w:rsidRDefault="0002738D" w:rsidP="008D1068">
      <w:pPr>
        <w:spacing w:line="360" w:lineRule="auto"/>
        <w:jc w:val="center"/>
        <w:rPr>
          <w:rFonts w:ascii="Times New Roman" w:hAnsi="Times New Roman" w:cs="Times New Roman"/>
          <w:sz w:val="28"/>
          <w:szCs w:val="28"/>
        </w:rPr>
      </w:pPr>
      <w:r w:rsidRPr="00E405BB">
        <w:rPr>
          <w:rFonts w:ascii="Times New Roman" w:hAnsi="Times New Roman" w:cs="Times New Roman"/>
          <w:sz w:val="28"/>
          <w:szCs w:val="28"/>
        </w:rPr>
        <w:t>Gayathri Shanmuga Sundaram</w:t>
      </w:r>
    </w:p>
    <w:p w14:paraId="4A6DB052" w14:textId="77777777" w:rsidR="0002738D" w:rsidRPr="00E405BB" w:rsidRDefault="0002738D" w:rsidP="00E405BB">
      <w:pPr>
        <w:spacing w:line="360" w:lineRule="auto"/>
        <w:jc w:val="center"/>
        <w:rPr>
          <w:rFonts w:ascii="Times New Roman" w:hAnsi="Times New Roman" w:cs="Times New Roman"/>
          <w:sz w:val="28"/>
          <w:szCs w:val="28"/>
        </w:rPr>
      </w:pPr>
    </w:p>
    <w:p w14:paraId="2CC03616" w14:textId="799E02C7" w:rsidR="00416F94" w:rsidRPr="00E405BB" w:rsidRDefault="00416F94" w:rsidP="00E405BB">
      <w:pPr>
        <w:spacing w:line="360" w:lineRule="auto"/>
        <w:jc w:val="center"/>
        <w:rPr>
          <w:rFonts w:ascii="Times New Roman" w:hAnsi="Times New Roman" w:cs="Times New Roman"/>
          <w:b/>
          <w:bCs/>
          <w:sz w:val="28"/>
          <w:szCs w:val="28"/>
        </w:rPr>
      </w:pPr>
      <w:r w:rsidRPr="00E405BB">
        <w:rPr>
          <w:rFonts w:ascii="Times New Roman" w:hAnsi="Times New Roman" w:cs="Times New Roman"/>
          <w:b/>
          <w:bCs/>
          <w:sz w:val="28"/>
          <w:szCs w:val="28"/>
        </w:rPr>
        <w:t>Index</w:t>
      </w:r>
    </w:p>
    <w:p w14:paraId="4649421F" w14:textId="77777777" w:rsidR="00411C44" w:rsidRPr="00E405BB" w:rsidRDefault="00411C44" w:rsidP="00E405BB">
      <w:pPr>
        <w:spacing w:line="360" w:lineRule="auto"/>
        <w:jc w:val="center"/>
        <w:rPr>
          <w:rFonts w:ascii="Times New Roman" w:hAnsi="Times New Roman" w:cs="Times New Roman"/>
          <w:b/>
          <w:bCs/>
          <w:sz w:val="28"/>
          <w:szCs w:val="28"/>
        </w:rPr>
      </w:pPr>
    </w:p>
    <w:p w14:paraId="54E8A49A" w14:textId="12095407" w:rsidR="00416F94" w:rsidRPr="00E405BB" w:rsidRDefault="00416F9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Executive Summary                                                       Page-</w:t>
      </w:r>
      <w:r w:rsidR="00411C44" w:rsidRPr="00E405BB">
        <w:rPr>
          <w:rFonts w:ascii="Times New Roman" w:hAnsi="Times New Roman" w:cs="Times New Roman"/>
          <w:sz w:val="28"/>
          <w:szCs w:val="28"/>
        </w:rPr>
        <w:t>3</w:t>
      </w:r>
    </w:p>
    <w:p w14:paraId="1E0A80F4" w14:textId="5036DEC6" w:rsidR="00416F94" w:rsidRPr="00E405BB" w:rsidRDefault="00416F9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Problem Statement                                                      </w:t>
      </w:r>
      <w:r w:rsidR="00E405BB">
        <w:rPr>
          <w:rFonts w:ascii="Times New Roman" w:hAnsi="Times New Roman" w:cs="Times New Roman"/>
          <w:sz w:val="28"/>
          <w:szCs w:val="28"/>
        </w:rPr>
        <w:t xml:space="preserve">  </w:t>
      </w:r>
      <w:r w:rsidRPr="00E405BB">
        <w:rPr>
          <w:rFonts w:ascii="Times New Roman" w:hAnsi="Times New Roman" w:cs="Times New Roman"/>
          <w:sz w:val="28"/>
          <w:szCs w:val="28"/>
        </w:rPr>
        <w:t xml:space="preserve"> Page-</w:t>
      </w:r>
      <w:r w:rsidR="00411C44" w:rsidRPr="00E405BB">
        <w:rPr>
          <w:rFonts w:ascii="Times New Roman" w:hAnsi="Times New Roman" w:cs="Times New Roman"/>
          <w:sz w:val="28"/>
          <w:szCs w:val="28"/>
        </w:rPr>
        <w:t>3</w:t>
      </w:r>
    </w:p>
    <w:p w14:paraId="014EB498" w14:textId="5335240D" w:rsidR="00411C44" w:rsidRPr="00E405BB" w:rsidRDefault="00416F9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Literature Review                                                           Page-</w:t>
      </w:r>
      <w:r w:rsidR="00411C44" w:rsidRPr="00E405BB">
        <w:rPr>
          <w:rFonts w:ascii="Times New Roman" w:hAnsi="Times New Roman" w:cs="Times New Roman"/>
          <w:sz w:val="28"/>
          <w:szCs w:val="28"/>
        </w:rPr>
        <w:t>4</w:t>
      </w:r>
      <w:r w:rsidRPr="00E405BB">
        <w:rPr>
          <w:rFonts w:ascii="Times New Roman" w:hAnsi="Times New Roman" w:cs="Times New Roman"/>
          <w:sz w:val="28"/>
          <w:szCs w:val="28"/>
        </w:rPr>
        <w:t xml:space="preserve">       </w:t>
      </w:r>
    </w:p>
    <w:p w14:paraId="331A8921" w14:textId="0E5649F1" w:rsidR="00416F94" w:rsidRPr="00E405BB" w:rsidRDefault="00411C4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Database Design  </w:t>
      </w:r>
      <w:r w:rsidRPr="00E405BB">
        <w:rPr>
          <w:rFonts w:ascii="Times New Roman" w:eastAsia="Times New Roman" w:hAnsi="Times New Roman" w:cs="Times New Roman"/>
          <w:color w:val="2D3B45"/>
          <w:sz w:val="28"/>
          <w:szCs w:val="28"/>
        </w:rPr>
        <w:t xml:space="preserve">                                                           </w:t>
      </w:r>
      <w:r w:rsidR="00416F94" w:rsidRPr="00E405BB">
        <w:rPr>
          <w:rFonts w:ascii="Times New Roman" w:hAnsi="Times New Roman" w:cs="Times New Roman"/>
          <w:sz w:val="28"/>
          <w:szCs w:val="28"/>
        </w:rPr>
        <w:t>Page-</w:t>
      </w:r>
      <w:r w:rsidRPr="00E405BB">
        <w:rPr>
          <w:rFonts w:ascii="Times New Roman" w:hAnsi="Times New Roman" w:cs="Times New Roman"/>
          <w:sz w:val="28"/>
          <w:szCs w:val="28"/>
        </w:rPr>
        <w:t>4</w:t>
      </w:r>
    </w:p>
    <w:p w14:paraId="34A013BC" w14:textId="737423B6" w:rsidR="00411C44" w:rsidRPr="00E405BB" w:rsidRDefault="00411C44" w:rsidP="00E405BB">
      <w:pPr>
        <w:shd w:val="clear" w:color="auto" w:fill="FFFFFF"/>
        <w:spacing w:before="100" w:beforeAutospacing="1" w:after="100" w:afterAutospacing="1" w:line="360" w:lineRule="auto"/>
        <w:rPr>
          <w:rFonts w:ascii="Times New Roman" w:hAnsi="Times New Roman" w:cs="Times New Roman"/>
          <w:sz w:val="28"/>
          <w:szCs w:val="28"/>
        </w:rPr>
      </w:pPr>
      <w:r w:rsidRPr="00E405BB">
        <w:rPr>
          <w:rFonts w:ascii="Times New Roman" w:hAnsi="Times New Roman" w:cs="Times New Roman"/>
          <w:sz w:val="28"/>
          <w:szCs w:val="28"/>
        </w:rPr>
        <w:t xml:space="preserve">Data Collection and Preparation                                 </w:t>
      </w:r>
      <w:r w:rsidR="00E405BB">
        <w:rPr>
          <w:rFonts w:ascii="Times New Roman" w:hAnsi="Times New Roman" w:cs="Times New Roman"/>
          <w:sz w:val="28"/>
          <w:szCs w:val="28"/>
        </w:rPr>
        <w:t xml:space="preserve">   </w:t>
      </w:r>
      <w:r w:rsidRPr="00E405BB">
        <w:rPr>
          <w:rFonts w:ascii="Times New Roman" w:hAnsi="Times New Roman" w:cs="Times New Roman"/>
          <w:sz w:val="28"/>
          <w:szCs w:val="28"/>
        </w:rPr>
        <w:t xml:space="preserve"> Page-5 to 1</w:t>
      </w:r>
      <w:r w:rsidR="00E405BB">
        <w:rPr>
          <w:rFonts w:ascii="Times New Roman" w:hAnsi="Times New Roman" w:cs="Times New Roman"/>
          <w:sz w:val="28"/>
          <w:szCs w:val="28"/>
        </w:rPr>
        <w:t>7</w:t>
      </w:r>
    </w:p>
    <w:p w14:paraId="6083A45A" w14:textId="130A70D2" w:rsidR="00411C44" w:rsidRPr="00E405BB" w:rsidRDefault="00411C44" w:rsidP="00E405BB">
      <w:pPr>
        <w:shd w:val="clear" w:color="auto" w:fill="FFFFFF"/>
        <w:spacing w:before="100" w:beforeAutospacing="1" w:after="100" w:afterAutospacing="1" w:line="360" w:lineRule="auto"/>
        <w:rPr>
          <w:rFonts w:ascii="Times New Roman" w:hAnsi="Times New Roman" w:cs="Times New Roman"/>
          <w:sz w:val="28"/>
          <w:szCs w:val="28"/>
        </w:rPr>
      </w:pPr>
      <w:r w:rsidRPr="00E405BB">
        <w:rPr>
          <w:rFonts w:ascii="Times New Roman" w:hAnsi="Times New Roman" w:cs="Times New Roman"/>
          <w:sz w:val="28"/>
          <w:szCs w:val="28"/>
        </w:rPr>
        <w:t xml:space="preserve">Exploratory Data Analysis                                             </w:t>
      </w:r>
      <w:r w:rsidR="00E405BB">
        <w:rPr>
          <w:rFonts w:ascii="Times New Roman" w:hAnsi="Times New Roman" w:cs="Times New Roman"/>
          <w:sz w:val="28"/>
          <w:szCs w:val="28"/>
        </w:rPr>
        <w:t xml:space="preserve"> </w:t>
      </w:r>
      <w:r w:rsidRPr="00E405BB">
        <w:rPr>
          <w:rFonts w:ascii="Times New Roman" w:hAnsi="Times New Roman" w:cs="Times New Roman"/>
          <w:sz w:val="28"/>
          <w:szCs w:val="28"/>
        </w:rPr>
        <w:t>Page</w:t>
      </w:r>
      <w:r w:rsidR="00F60B10" w:rsidRPr="00E405BB">
        <w:rPr>
          <w:rFonts w:ascii="Times New Roman" w:hAnsi="Times New Roman" w:cs="Times New Roman"/>
          <w:sz w:val="28"/>
          <w:szCs w:val="28"/>
        </w:rPr>
        <w:t>-</w:t>
      </w:r>
      <w:r w:rsidRPr="00E405BB">
        <w:rPr>
          <w:rFonts w:ascii="Times New Roman" w:hAnsi="Times New Roman" w:cs="Times New Roman"/>
          <w:sz w:val="28"/>
          <w:szCs w:val="28"/>
        </w:rPr>
        <w:t>1</w:t>
      </w:r>
      <w:r w:rsidR="00E405BB">
        <w:rPr>
          <w:rFonts w:ascii="Times New Roman" w:hAnsi="Times New Roman" w:cs="Times New Roman"/>
          <w:sz w:val="28"/>
          <w:szCs w:val="28"/>
        </w:rPr>
        <w:t xml:space="preserve">7 </w:t>
      </w:r>
      <w:r w:rsidRPr="00E405BB">
        <w:rPr>
          <w:rFonts w:ascii="Times New Roman" w:hAnsi="Times New Roman" w:cs="Times New Roman"/>
          <w:sz w:val="28"/>
          <w:szCs w:val="28"/>
        </w:rPr>
        <w:t xml:space="preserve">to </w:t>
      </w:r>
      <w:r w:rsidR="00E405BB">
        <w:rPr>
          <w:rFonts w:ascii="Times New Roman" w:hAnsi="Times New Roman" w:cs="Times New Roman"/>
          <w:sz w:val="28"/>
          <w:szCs w:val="28"/>
        </w:rPr>
        <w:t>20</w:t>
      </w:r>
    </w:p>
    <w:p w14:paraId="774DA393" w14:textId="65500712" w:rsidR="00411C44" w:rsidRPr="00E405BB" w:rsidRDefault="00411C44" w:rsidP="00E405BB">
      <w:pPr>
        <w:shd w:val="clear" w:color="auto" w:fill="FFFFFF"/>
        <w:spacing w:before="100" w:beforeAutospacing="1" w:after="100" w:afterAutospacing="1" w:line="360" w:lineRule="auto"/>
        <w:rPr>
          <w:rFonts w:ascii="Times New Roman" w:hAnsi="Times New Roman" w:cs="Times New Roman"/>
          <w:sz w:val="28"/>
          <w:szCs w:val="28"/>
        </w:rPr>
      </w:pPr>
      <w:r w:rsidRPr="00E405BB">
        <w:rPr>
          <w:rFonts w:ascii="Times New Roman" w:hAnsi="Times New Roman" w:cs="Times New Roman"/>
          <w:sz w:val="28"/>
          <w:szCs w:val="28"/>
        </w:rPr>
        <w:t xml:space="preserve">Reporting, Modeling, and Storytelling                  </w:t>
      </w:r>
      <w:r w:rsidR="00E405BB">
        <w:rPr>
          <w:rFonts w:ascii="Times New Roman" w:hAnsi="Times New Roman" w:cs="Times New Roman"/>
          <w:sz w:val="28"/>
          <w:szCs w:val="28"/>
        </w:rPr>
        <w:t xml:space="preserve">        </w:t>
      </w:r>
      <w:r w:rsidRPr="00E405BB">
        <w:rPr>
          <w:rFonts w:ascii="Times New Roman" w:hAnsi="Times New Roman" w:cs="Times New Roman"/>
          <w:sz w:val="28"/>
          <w:szCs w:val="28"/>
        </w:rPr>
        <w:t xml:space="preserve"> Page</w:t>
      </w:r>
      <w:r w:rsidR="00F60B10" w:rsidRPr="00E405BB">
        <w:rPr>
          <w:rFonts w:ascii="Times New Roman" w:hAnsi="Times New Roman" w:cs="Times New Roman"/>
          <w:sz w:val="28"/>
          <w:szCs w:val="28"/>
        </w:rPr>
        <w:t>-</w:t>
      </w:r>
      <w:r w:rsidR="00E405BB">
        <w:rPr>
          <w:rFonts w:ascii="Times New Roman" w:hAnsi="Times New Roman" w:cs="Times New Roman"/>
          <w:sz w:val="28"/>
          <w:szCs w:val="28"/>
        </w:rPr>
        <w:t>20</w:t>
      </w:r>
      <w:r w:rsidRPr="00E405BB">
        <w:rPr>
          <w:rFonts w:ascii="Times New Roman" w:hAnsi="Times New Roman" w:cs="Times New Roman"/>
          <w:sz w:val="28"/>
          <w:szCs w:val="28"/>
        </w:rPr>
        <w:t xml:space="preserve"> to 2</w:t>
      </w:r>
      <w:r w:rsidR="000D1E73">
        <w:rPr>
          <w:rFonts w:ascii="Times New Roman" w:hAnsi="Times New Roman" w:cs="Times New Roman"/>
          <w:sz w:val="28"/>
          <w:szCs w:val="28"/>
        </w:rPr>
        <w:t>7</w:t>
      </w:r>
    </w:p>
    <w:p w14:paraId="38DF29D9" w14:textId="18FF909C" w:rsidR="00411C44" w:rsidRPr="00E405BB" w:rsidRDefault="00411C44" w:rsidP="00E405BB">
      <w:pPr>
        <w:shd w:val="clear" w:color="auto" w:fill="FFFFFF"/>
        <w:spacing w:before="100" w:beforeAutospacing="1" w:after="100" w:afterAutospacing="1" w:line="360" w:lineRule="auto"/>
        <w:rPr>
          <w:rFonts w:ascii="Times New Roman" w:eastAsia="Times New Roman" w:hAnsi="Times New Roman" w:cs="Times New Roman"/>
          <w:color w:val="2D3B45"/>
          <w:sz w:val="28"/>
          <w:szCs w:val="28"/>
        </w:rPr>
      </w:pPr>
      <w:r w:rsidRPr="00E405BB">
        <w:rPr>
          <w:rFonts w:ascii="Times New Roman" w:hAnsi="Times New Roman" w:cs="Times New Roman"/>
          <w:sz w:val="28"/>
          <w:szCs w:val="28"/>
        </w:rPr>
        <w:t>References                                                                       Page</w:t>
      </w:r>
      <w:r w:rsidR="00F60B10" w:rsidRPr="00E405BB">
        <w:rPr>
          <w:rFonts w:ascii="Times New Roman" w:hAnsi="Times New Roman" w:cs="Times New Roman"/>
          <w:sz w:val="28"/>
          <w:szCs w:val="28"/>
        </w:rPr>
        <w:t>-</w:t>
      </w:r>
      <w:r w:rsidRPr="00E405BB">
        <w:rPr>
          <w:rFonts w:ascii="Times New Roman" w:hAnsi="Times New Roman" w:cs="Times New Roman"/>
          <w:sz w:val="28"/>
          <w:szCs w:val="28"/>
        </w:rPr>
        <w:t>2</w:t>
      </w:r>
      <w:r w:rsidR="000D1E73">
        <w:rPr>
          <w:rFonts w:ascii="Times New Roman" w:hAnsi="Times New Roman" w:cs="Times New Roman"/>
          <w:sz w:val="28"/>
          <w:szCs w:val="28"/>
        </w:rPr>
        <w:t>7</w:t>
      </w:r>
    </w:p>
    <w:p w14:paraId="56DA6385" w14:textId="77777777" w:rsidR="00416F94" w:rsidRPr="00E405BB" w:rsidRDefault="00416F94" w:rsidP="00E405BB">
      <w:pPr>
        <w:spacing w:line="360" w:lineRule="auto"/>
        <w:rPr>
          <w:rFonts w:ascii="Times New Roman" w:hAnsi="Times New Roman" w:cs="Times New Roman"/>
          <w:sz w:val="28"/>
          <w:szCs w:val="28"/>
        </w:rPr>
      </w:pPr>
    </w:p>
    <w:p w14:paraId="22E0D1BF" w14:textId="77777777" w:rsidR="00416F94" w:rsidRPr="00E405BB" w:rsidRDefault="00416F94" w:rsidP="00E405BB">
      <w:pPr>
        <w:spacing w:line="360" w:lineRule="auto"/>
        <w:rPr>
          <w:rFonts w:ascii="Times New Roman" w:hAnsi="Times New Roman" w:cs="Times New Roman"/>
          <w:sz w:val="28"/>
          <w:szCs w:val="28"/>
        </w:rPr>
      </w:pPr>
    </w:p>
    <w:p w14:paraId="445FBBFF" w14:textId="27BC04DF" w:rsidR="004D491C" w:rsidRPr="00E405BB" w:rsidRDefault="00416F94"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br w:type="page"/>
      </w:r>
    </w:p>
    <w:p w14:paraId="6046767B" w14:textId="77777777" w:rsidR="004D491C" w:rsidRPr="00E405BB" w:rsidRDefault="004D491C"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lastRenderedPageBreak/>
        <w:t>Executive Summary:</w:t>
      </w:r>
    </w:p>
    <w:p w14:paraId="7ADB9676" w14:textId="1FFA4C1B" w:rsidR="004D491C" w:rsidRPr="00E405BB" w:rsidRDefault="004D491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Global inflation analysis is a critical area of study that examines the patterns, trends, and factors influencing the rise and fall of prices for goods and services on a worldwide scale. Inflation, a key economic indicator, has far-reaching implications for businesses, governments, and investors. This data warehouse project aims to centralize and analyze diverse datasets, providing stakeholders with a comprehensive view of global inflation trends. By harnessing historical data, conducting comparative analyses, and employing forecasting models, this project seeks to empower decision-makers with the insights needed to navigate the complex landscape of international economics.</w:t>
      </w:r>
    </w:p>
    <w:p w14:paraId="766A9DF1" w14:textId="77777777" w:rsidR="004D491C" w:rsidRPr="00E405BB" w:rsidRDefault="004D491C"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t>Problem Statement:</w:t>
      </w:r>
    </w:p>
    <w:p w14:paraId="79A9CE03" w14:textId="77777777" w:rsidR="004D491C" w:rsidRPr="00E405BB" w:rsidRDefault="004D491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In the current dynamic and interconnected global economic landscape, the lack of a centralized and comprehensive platform for analyzing inflation trends poses a significant challenge for stakeholders. Disparate sources of inflation-related data, varying formats, and a lack of standardized processes hinder the ability of businesses, policymakers, and investors to make well-informed decisions. Without a dedicated data warehouse project, there is a notable absence of a unified system capable of historical analysis, cross-country comparisons, and accurate forecasting. This creates a pressing need for a solution that can integrate and analyze inflation data on a global scale, providing actionable insights to navigate the complexities of the international economic environment effectively. The problem at hand is the absence of a centralized and robust data warehouse for global inflation analysis, limiting the ability of stakeholders to derive meaningful conclusions and make proactive decisions in the face of ever-changing economic conditions.</w:t>
      </w:r>
    </w:p>
    <w:p w14:paraId="3252B2B8" w14:textId="77777777" w:rsidR="00E405BB" w:rsidRDefault="00E405BB" w:rsidP="00E405BB">
      <w:pPr>
        <w:spacing w:line="360" w:lineRule="auto"/>
        <w:rPr>
          <w:rFonts w:ascii="Times New Roman" w:hAnsi="Times New Roman" w:cs="Times New Roman"/>
          <w:b/>
          <w:bCs/>
          <w:sz w:val="28"/>
          <w:szCs w:val="28"/>
        </w:rPr>
      </w:pPr>
    </w:p>
    <w:p w14:paraId="51DDBA12" w14:textId="7B818185" w:rsidR="004D491C" w:rsidRPr="00E405BB" w:rsidRDefault="004D491C"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lastRenderedPageBreak/>
        <w:t>Literature Review:</w:t>
      </w:r>
    </w:p>
    <w:p w14:paraId="270CC626" w14:textId="7993D922" w:rsidR="004D491C" w:rsidRPr="00E405BB" w:rsidRDefault="004D491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In today's world, how prices change, and companies decide on layoffs are big deals for everyone. We want to understand which countries are dealing with high prices, which companies had to let go of many employees, and how inflation affects things like house prices and loan rates. This review digs into what experts have found about these topics, helping us see the bigger picture and make smarter choices in a fast-changing economy.</w:t>
      </w:r>
    </w:p>
    <w:p w14:paraId="4F12EC16" w14:textId="77777777"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What are the countries with high inflation rate by continents?</w:t>
      </w:r>
    </w:p>
    <w:p w14:paraId="23F7D851" w14:textId="77777777"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Which are the top companies that laid of maximum number of employees?</w:t>
      </w:r>
    </w:p>
    <w:p w14:paraId="76326A79" w14:textId="77777777"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What are the impacts of inflation rate on housing price and interest rate?</w:t>
      </w:r>
    </w:p>
    <w:p w14:paraId="072B9600" w14:textId="77777777"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What are the types of Inflation and its proportion?</w:t>
      </w:r>
    </w:p>
    <w:p w14:paraId="2E264329" w14:textId="77777777"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Is there a correlation between the GDP Rate and Inflation Rate in different countries over the years?</w:t>
      </w:r>
    </w:p>
    <w:p w14:paraId="2AD58307" w14:textId="0CEB487A" w:rsidR="00E405BB" w:rsidRPr="00E405BB" w:rsidRDefault="00E405BB" w:rsidP="00E405BB">
      <w:pPr>
        <w:pStyle w:val="ListParagraph"/>
        <w:numPr>
          <w:ilvl w:val="0"/>
          <w:numId w:val="7"/>
        </w:numPr>
        <w:spacing w:line="360" w:lineRule="auto"/>
        <w:rPr>
          <w:rFonts w:ascii="Times New Roman" w:hAnsi="Times New Roman" w:cs="Times New Roman"/>
          <w:sz w:val="28"/>
          <w:szCs w:val="28"/>
        </w:rPr>
      </w:pPr>
      <w:r w:rsidRPr="00E405BB">
        <w:rPr>
          <w:rFonts w:ascii="Times New Roman" w:hAnsi="Times New Roman" w:cs="Times New Roman"/>
          <w:sz w:val="28"/>
          <w:szCs w:val="28"/>
        </w:rPr>
        <w:t>Which countries had the highest layoff percentage in the last 3 years?</w:t>
      </w:r>
    </w:p>
    <w:p w14:paraId="30AFC4DA" w14:textId="52CF3B7A" w:rsidR="003F3CD8" w:rsidRPr="00E405BB" w:rsidRDefault="003F3CD8"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t>SCHEMA</w:t>
      </w:r>
    </w:p>
    <w:p w14:paraId="5DC3B2C1" w14:textId="37F2F920" w:rsidR="00C976A1" w:rsidRPr="00E405BB" w:rsidRDefault="00E405BB"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14:ligatures w14:val="standardContextual"/>
        </w:rPr>
        <w:lastRenderedPageBreak/>
        <w:drawing>
          <wp:inline distT="0" distB="0" distL="0" distR="0" wp14:anchorId="7F4C0209" wp14:editId="475FDC22">
            <wp:extent cx="6738620" cy="3611880"/>
            <wp:effectExtent l="0" t="0" r="5080" b="0"/>
            <wp:docPr id="136581274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2741" name="Picture 1" descr="A diagram of a data fl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58135" cy="3622340"/>
                    </a:xfrm>
                    <a:prstGeom prst="rect">
                      <a:avLst/>
                    </a:prstGeom>
                  </pic:spPr>
                </pic:pic>
              </a:graphicData>
            </a:graphic>
          </wp:inline>
        </w:drawing>
      </w:r>
    </w:p>
    <w:p w14:paraId="3306BC0E" w14:textId="6F9923D6" w:rsidR="000246E4" w:rsidRPr="00E405BB" w:rsidRDefault="00FD672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the above snapshot, the Fact table orders data at the center, and dimensional tables are joined to the fact table using primary keys.</w:t>
      </w:r>
    </w:p>
    <w:p w14:paraId="7460B225" w14:textId="1AA9B388" w:rsidR="00FD672C" w:rsidRPr="00E405BB" w:rsidRDefault="00FD672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Tables are joined using the below combinations:</w:t>
      </w:r>
    </w:p>
    <w:p w14:paraId="23DD46CB" w14:textId="6C2F0566" w:rsidR="00FD672C" w:rsidRPr="00E405BB" w:rsidRDefault="000A19CC" w:rsidP="00E405BB">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00FD672C"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Layoff_dimenison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00FD672C" w:rsidRPr="00E405BB">
        <w:rPr>
          <w:rFonts w:ascii="Times New Roman" w:hAnsi="Times New Roman" w:cs="Times New Roman"/>
          <w:sz w:val="28"/>
          <w:szCs w:val="28"/>
        </w:rPr>
        <w:t xml:space="preserve"> </w:t>
      </w:r>
      <w:proofErr w:type="spellStart"/>
      <w:r>
        <w:rPr>
          <w:rFonts w:ascii="Times New Roman" w:hAnsi="Times New Roman" w:cs="Times New Roman"/>
          <w:sz w:val="28"/>
          <w:szCs w:val="28"/>
        </w:rPr>
        <w:t>layoff</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1B093206" w14:textId="33AAD8E5" w:rsidR="000A19CC" w:rsidRPr="00E405BB"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Housing_Pricing_Dimension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proofErr w:type="spellStart"/>
      <w:r>
        <w:rPr>
          <w:rFonts w:ascii="Times New Roman" w:hAnsi="Times New Roman" w:cs="Times New Roman"/>
          <w:sz w:val="28"/>
          <w:szCs w:val="28"/>
        </w:rPr>
        <w:t>house</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561CFC5A" w14:textId="4276DCB7" w:rsidR="000A19CC" w:rsidRPr="00E405BB"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Interest_Rate_Dimension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proofErr w:type="spellStart"/>
      <w:r>
        <w:rPr>
          <w:rFonts w:ascii="Times New Roman" w:hAnsi="Times New Roman" w:cs="Times New Roman"/>
          <w:sz w:val="28"/>
          <w:szCs w:val="28"/>
        </w:rPr>
        <w:t>interest</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0716C2E1" w14:textId="0A3062C7" w:rsidR="000A19CC" w:rsidRPr="00E405BB"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Date_Dimension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r>
        <w:rPr>
          <w:rFonts w:ascii="Times New Roman" w:hAnsi="Times New Roman" w:cs="Times New Roman"/>
          <w:sz w:val="28"/>
          <w:szCs w:val="28"/>
        </w:rPr>
        <w:t>year</w:t>
      </w:r>
      <w:proofErr w:type="gram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1FC2D977" w14:textId="3B06444E" w:rsidR="000A19CC"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lastRenderedPageBreak/>
        <w:t>Global_Economic_Facts</w:t>
      </w:r>
      <w:proofErr w:type="spellEnd"/>
      <w:r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GDP_Data_Dimension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proofErr w:type="spellStart"/>
      <w:r>
        <w:rPr>
          <w:rFonts w:ascii="Times New Roman" w:hAnsi="Times New Roman" w:cs="Times New Roman"/>
          <w:sz w:val="28"/>
          <w:szCs w:val="28"/>
        </w:rPr>
        <w:t>GDP</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50BACB9F" w14:textId="0B29B881" w:rsidR="000A19CC" w:rsidRPr="00E405BB"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Pr="00E405BB">
        <w:rPr>
          <w:rFonts w:ascii="Times New Roman" w:hAnsi="Times New Roman" w:cs="Times New Roman"/>
          <w:sz w:val="28"/>
          <w:szCs w:val="28"/>
        </w:rPr>
        <w:t xml:space="preserve"> table and </w:t>
      </w:r>
      <w:proofErr w:type="spellStart"/>
      <w:r>
        <w:rPr>
          <w:rFonts w:ascii="Times New Roman" w:hAnsi="Times New Roman" w:cs="Times New Roman"/>
          <w:sz w:val="28"/>
          <w:szCs w:val="28"/>
        </w:rPr>
        <w:t>Inflation_Dimension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proofErr w:type="spellStart"/>
      <w:r>
        <w:rPr>
          <w:rFonts w:ascii="Times New Roman" w:hAnsi="Times New Roman" w:cs="Times New Roman"/>
          <w:sz w:val="28"/>
          <w:szCs w:val="28"/>
        </w:rPr>
        <w:t>Infl</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0ED4034D" w14:textId="210EB18B" w:rsidR="000A19CC" w:rsidRPr="00E405BB" w:rsidRDefault="000A19CC" w:rsidP="000A19CC">
      <w:pPr>
        <w:pStyle w:val="ListParagraph"/>
        <w:numPr>
          <w:ilvl w:val="0"/>
          <w:numId w:val="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Global_Economic_Facts</w:t>
      </w:r>
      <w:proofErr w:type="spellEnd"/>
      <w:r w:rsidRPr="00E405BB">
        <w:rPr>
          <w:rFonts w:ascii="Times New Roman" w:hAnsi="Times New Roman" w:cs="Times New Roman"/>
          <w:sz w:val="28"/>
          <w:szCs w:val="28"/>
        </w:rPr>
        <w:t xml:space="preserve"> table and </w:t>
      </w:r>
      <w:proofErr w:type="spellStart"/>
      <w:r w:rsidR="001B024E">
        <w:rPr>
          <w:rFonts w:ascii="Times New Roman" w:hAnsi="Times New Roman" w:cs="Times New Roman"/>
          <w:sz w:val="28"/>
          <w:szCs w:val="28"/>
        </w:rPr>
        <w:t>Country</w:t>
      </w:r>
      <w:r>
        <w:rPr>
          <w:rFonts w:ascii="Times New Roman" w:hAnsi="Times New Roman" w:cs="Times New Roman"/>
          <w:sz w:val="28"/>
          <w:szCs w:val="28"/>
        </w:rPr>
        <w:t>_Dimension</w:t>
      </w:r>
      <w:proofErr w:type="spellEnd"/>
      <w:r>
        <w:rPr>
          <w:rFonts w:ascii="Times New Roman" w:hAnsi="Times New Roman" w:cs="Times New Roman"/>
          <w:sz w:val="28"/>
          <w:szCs w:val="28"/>
        </w:rPr>
        <w:t xml:space="preserve"> tables are joined </w:t>
      </w:r>
      <w:proofErr w:type="gramStart"/>
      <w:r>
        <w:rPr>
          <w:rFonts w:ascii="Times New Roman" w:hAnsi="Times New Roman" w:cs="Times New Roman"/>
          <w:sz w:val="28"/>
          <w:szCs w:val="28"/>
        </w:rPr>
        <w:t xml:space="preserve">using </w:t>
      </w:r>
      <w:r w:rsidRPr="00E405BB">
        <w:rPr>
          <w:rFonts w:ascii="Times New Roman" w:hAnsi="Times New Roman" w:cs="Times New Roman"/>
          <w:sz w:val="28"/>
          <w:szCs w:val="28"/>
        </w:rPr>
        <w:t xml:space="preserve"> </w:t>
      </w:r>
      <w:proofErr w:type="spellStart"/>
      <w:r w:rsidR="001B024E">
        <w:rPr>
          <w:rFonts w:ascii="Times New Roman" w:hAnsi="Times New Roman" w:cs="Times New Roman"/>
          <w:sz w:val="28"/>
          <w:szCs w:val="28"/>
        </w:rPr>
        <w:t>country</w:t>
      </w:r>
      <w:proofErr w:type="gramEnd"/>
      <w:r>
        <w:rPr>
          <w:rFonts w:ascii="Times New Roman" w:hAnsi="Times New Roman" w:cs="Times New Roman"/>
          <w:sz w:val="28"/>
          <w:szCs w:val="28"/>
        </w:rPr>
        <w:t>_Cid</w:t>
      </w:r>
      <w:proofErr w:type="spellEnd"/>
      <w:r>
        <w:rPr>
          <w:rFonts w:ascii="Times New Roman" w:hAnsi="Times New Roman" w:cs="Times New Roman"/>
          <w:sz w:val="28"/>
          <w:szCs w:val="28"/>
        </w:rPr>
        <w:t xml:space="preserve"> foreign key to </w:t>
      </w:r>
      <w:proofErr w:type="spellStart"/>
      <w:r>
        <w:rPr>
          <w:rFonts w:ascii="Times New Roman" w:hAnsi="Times New Roman" w:cs="Times New Roman"/>
          <w:sz w:val="28"/>
          <w:szCs w:val="28"/>
        </w:rPr>
        <w:t>country_code</w:t>
      </w:r>
      <w:proofErr w:type="spellEnd"/>
      <w:r>
        <w:rPr>
          <w:rFonts w:ascii="Times New Roman" w:hAnsi="Times New Roman" w:cs="Times New Roman"/>
          <w:sz w:val="28"/>
          <w:szCs w:val="28"/>
        </w:rPr>
        <w:t xml:space="preserve"> and year composite key.</w:t>
      </w:r>
    </w:p>
    <w:p w14:paraId="4720CF3A" w14:textId="77777777" w:rsidR="000A19CC" w:rsidRPr="00E405BB" w:rsidRDefault="000A19CC" w:rsidP="001B024E">
      <w:pPr>
        <w:pStyle w:val="ListParagraph"/>
        <w:spacing w:line="360" w:lineRule="auto"/>
        <w:rPr>
          <w:rFonts w:ascii="Times New Roman" w:hAnsi="Times New Roman" w:cs="Times New Roman"/>
          <w:sz w:val="28"/>
          <w:szCs w:val="28"/>
        </w:rPr>
      </w:pPr>
    </w:p>
    <w:p w14:paraId="1F13D16B" w14:textId="77777777" w:rsidR="00FD672C" w:rsidRPr="00E405BB" w:rsidRDefault="00FD672C" w:rsidP="00E405BB">
      <w:pPr>
        <w:pStyle w:val="ListParagraph"/>
        <w:spacing w:line="360" w:lineRule="auto"/>
        <w:rPr>
          <w:rFonts w:ascii="Times New Roman" w:hAnsi="Times New Roman" w:cs="Times New Roman"/>
          <w:sz w:val="28"/>
          <w:szCs w:val="28"/>
        </w:rPr>
      </w:pPr>
    </w:p>
    <w:p w14:paraId="38DE225F" w14:textId="77777777" w:rsidR="00FD672C" w:rsidRPr="00E405BB" w:rsidRDefault="00FD672C" w:rsidP="00E405BB">
      <w:pPr>
        <w:spacing w:line="360" w:lineRule="auto"/>
        <w:rPr>
          <w:rFonts w:ascii="Times New Roman" w:hAnsi="Times New Roman" w:cs="Times New Roman"/>
          <w:sz w:val="28"/>
          <w:szCs w:val="28"/>
        </w:rPr>
      </w:pPr>
    </w:p>
    <w:p w14:paraId="72F94EC7" w14:textId="77777777" w:rsidR="000246E4" w:rsidRPr="00E405BB" w:rsidRDefault="000246E4" w:rsidP="00E405BB">
      <w:pPr>
        <w:spacing w:line="360" w:lineRule="auto"/>
        <w:rPr>
          <w:rFonts w:ascii="Times New Roman" w:hAnsi="Times New Roman" w:cs="Times New Roman"/>
          <w:sz w:val="28"/>
          <w:szCs w:val="28"/>
        </w:rPr>
      </w:pPr>
    </w:p>
    <w:p w14:paraId="686BC07C" w14:textId="77777777" w:rsidR="003D4F89" w:rsidRPr="00E405BB" w:rsidRDefault="003D4F89" w:rsidP="00E405BB">
      <w:pPr>
        <w:spacing w:line="360" w:lineRule="auto"/>
        <w:rPr>
          <w:rFonts w:ascii="Times New Roman" w:hAnsi="Times New Roman" w:cs="Times New Roman"/>
          <w:sz w:val="28"/>
          <w:szCs w:val="28"/>
        </w:rPr>
      </w:pPr>
    </w:p>
    <w:p w14:paraId="7CAEDA95" w14:textId="77777777" w:rsidR="00366514" w:rsidRDefault="00366514" w:rsidP="00E405BB">
      <w:pPr>
        <w:spacing w:line="360" w:lineRule="auto"/>
        <w:rPr>
          <w:rFonts w:ascii="Times New Roman" w:hAnsi="Times New Roman" w:cs="Times New Roman"/>
          <w:sz w:val="28"/>
          <w:szCs w:val="28"/>
        </w:rPr>
      </w:pPr>
    </w:p>
    <w:p w14:paraId="42226F02" w14:textId="6A954CC4" w:rsidR="0016000D" w:rsidRPr="00E405BB" w:rsidRDefault="000246E4"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 xml:space="preserve">Data Collection </w:t>
      </w:r>
    </w:p>
    <w:p w14:paraId="10F1AF1D" w14:textId="77777777" w:rsidR="0016000D" w:rsidRPr="00E405BB" w:rsidRDefault="0016000D"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Data Sets:</w:t>
      </w:r>
    </w:p>
    <w:p w14:paraId="22D7AF1F" w14:textId="77777777"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1. </w:t>
      </w:r>
      <w:r w:rsidRPr="00E405BB">
        <w:rPr>
          <w:rFonts w:ascii="Times New Roman" w:hAnsi="Times New Roman" w:cs="Times New Roman"/>
          <w:b/>
          <w:bCs/>
          <w:sz w:val="28"/>
          <w:szCs w:val="28"/>
        </w:rPr>
        <w:t>Inflation Data</w:t>
      </w:r>
      <w:r w:rsidRPr="00E405BB">
        <w:rPr>
          <w:rFonts w:ascii="Times New Roman" w:hAnsi="Times New Roman" w:cs="Times New Roman"/>
          <w:sz w:val="28"/>
          <w:szCs w:val="28"/>
        </w:rPr>
        <w:t>: This table consists of data on the Inflation Rate of various countries from the year 2018 to 2022.</w:t>
      </w:r>
    </w:p>
    <w:p w14:paraId="47660BF5" w14:textId="77777777"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2. </w:t>
      </w:r>
      <w:r w:rsidRPr="00E405BB">
        <w:rPr>
          <w:rFonts w:ascii="Times New Roman" w:hAnsi="Times New Roman" w:cs="Times New Roman"/>
          <w:b/>
          <w:bCs/>
          <w:sz w:val="28"/>
          <w:szCs w:val="28"/>
        </w:rPr>
        <w:t>GDP Rate</w:t>
      </w:r>
      <w:r w:rsidRPr="00E405BB">
        <w:rPr>
          <w:rFonts w:ascii="Times New Roman" w:hAnsi="Times New Roman" w:cs="Times New Roman"/>
          <w:sz w:val="28"/>
          <w:szCs w:val="28"/>
        </w:rPr>
        <w:t>: This table consists of data related to the GDP of the countries from 2018 to 2022.</w:t>
      </w:r>
    </w:p>
    <w:p w14:paraId="30E58BB9" w14:textId="77777777"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3. </w:t>
      </w:r>
      <w:r w:rsidRPr="00E405BB">
        <w:rPr>
          <w:rFonts w:ascii="Times New Roman" w:hAnsi="Times New Roman" w:cs="Times New Roman"/>
          <w:b/>
          <w:bCs/>
          <w:sz w:val="28"/>
          <w:szCs w:val="28"/>
        </w:rPr>
        <w:t>Housing Price</w:t>
      </w:r>
      <w:r w:rsidRPr="00E405BB">
        <w:rPr>
          <w:rFonts w:ascii="Times New Roman" w:hAnsi="Times New Roman" w:cs="Times New Roman"/>
          <w:sz w:val="28"/>
          <w:szCs w:val="28"/>
        </w:rPr>
        <w:t>: This table consists of data related to housing prices like Price Income Ratio, Price Rent Price Ratio, Rent Price, and so on from 2018 to 2022.</w:t>
      </w:r>
    </w:p>
    <w:p w14:paraId="712E0A40" w14:textId="77777777"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4. </w:t>
      </w:r>
      <w:r w:rsidRPr="00E405BB">
        <w:rPr>
          <w:rFonts w:ascii="Times New Roman" w:hAnsi="Times New Roman" w:cs="Times New Roman"/>
          <w:b/>
          <w:bCs/>
          <w:sz w:val="28"/>
          <w:szCs w:val="28"/>
        </w:rPr>
        <w:t>Interest Rate</w:t>
      </w:r>
      <w:r w:rsidRPr="00E405BB">
        <w:rPr>
          <w:rFonts w:ascii="Times New Roman" w:hAnsi="Times New Roman" w:cs="Times New Roman"/>
          <w:sz w:val="28"/>
          <w:szCs w:val="28"/>
        </w:rPr>
        <w:t>: This table has interest rates implied by the prices at which government bonds are traded on financial markets from 2018 to 2022.</w:t>
      </w:r>
    </w:p>
    <w:p w14:paraId="0E4C357C" w14:textId="77777777"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5. </w:t>
      </w:r>
      <w:r w:rsidRPr="00E405BB">
        <w:rPr>
          <w:rFonts w:ascii="Times New Roman" w:hAnsi="Times New Roman" w:cs="Times New Roman"/>
          <w:b/>
          <w:bCs/>
          <w:sz w:val="28"/>
          <w:szCs w:val="28"/>
        </w:rPr>
        <w:t>Layoff</w:t>
      </w:r>
      <w:r w:rsidRPr="00E405BB">
        <w:rPr>
          <w:rFonts w:ascii="Times New Roman" w:hAnsi="Times New Roman" w:cs="Times New Roman"/>
          <w:sz w:val="28"/>
          <w:szCs w:val="28"/>
        </w:rPr>
        <w:t>: This table consists of data related to company layoffs, industry, employee count, source, employee details, and dates from 2020 to 2023.</w:t>
      </w:r>
    </w:p>
    <w:p w14:paraId="610C5949" w14:textId="1CAC8FAB" w:rsidR="0016000D" w:rsidRPr="00E405BB" w:rsidRDefault="0016000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6. </w:t>
      </w:r>
      <w:r w:rsidRPr="00E405BB">
        <w:rPr>
          <w:rFonts w:ascii="Times New Roman" w:hAnsi="Times New Roman" w:cs="Times New Roman"/>
          <w:b/>
          <w:bCs/>
          <w:sz w:val="28"/>
          <w:szCs w:val="28"/>
        </w:rPr>
        <w:t>Country and Continent</w:t>
      </w:r>
      <w:r w:rsidRPr="00E405BB">
        <w:rPr>
          <w:rFonts w:ascii="Times New Roman" w:hAnsi="Times New Roman" w:cs="Times New Roman"/>
          <w:sz w:val="28"/>
          <w:szCs w:val="28"/>
        </w:rPr>
        <w:t>: The table consists of countries or areas in alphabetical order, and their three-digit numerical codes used for statistical processing purposes by the Statistics Division of the United Nations Secretariat.</w:t>
      </w:r>
    </w:p>
    <w:p w14:paraId="52BAF45E" w14:textId="7777777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b/>
          <w:bCs/>
          <w:sz w:val="28"/>
          <w:szCs w:val="28"/>
        </w:rPr>
        <w:t>Sources</w:t>
      </w:r>
      <w:r w:rsidRPr="00E405BB">
        <w:rPr>
          <w:rFonts w:ascii="Times New Roman" w:hAnsi="Times New Roman" w:cs="Times New Roman"/>
          <w:sz w:val="28"/>
          <w:szCs w:val="28"/>
        </w:rPr>
        <w:t>:</w:t>
      </w:r>
    </w:p>
    <w:p w14:paraId="693D914A" w14:textId="7777777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1. World Bank</w:t>
      </w:r>
    </w:p>
    <w:p w14:paraId="79FBA73C" w14:textId="7777777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2. International Monetary Fund</w:t>
      </w:r>
    </w:p>
    <w:p w14:paraId="464BA374" w14:textId="7777777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3. Organization for Economic Cooperation and Development</w:t>
      </w:r>
    </w:p>
    <w:p w14:paraId="5ECA8051" w14:textId="7777777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4. International Organization for Standardization</w:t>
      </w:r>
    </w:p>
    <w:p w14:paraId="6D756D27" w14:textId="19A981D7" w:rsidR="009D6454" w:rsidRPr="00E405BB" w:rsidRDefault="009D645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5. United Nations Statistics Division</w:t>
      </w:r>
    </w:p>
    <w:p w14:paraId="58F28D6B" w14:textId="77777777" w:rsidR="00366514" w:rsidRDefault="00366514" w:rsidP="00E405BB">
      <w:pPr>
        <w:spacing w:line="360" w:lineRule="auto"/>
        <w:rPr>
          <w:rFonts w:ascii="Times New Roman" w:hAnsi="Times New Roman" w:cs="Times New Roman"/>
          <w:b/>
          <w:bCs/>
          <w:sz w:val="28"/>
          <w:szCs w:val="28"/>
          <w:u w:val="single"/>
        </w:rPr>
      </w:pPr>
    </w:p>
    <w:p w14:paraId="240A072B" w14:textId="5B048F19" w:rsidR="000246E4" w:rsidRPr="00E405BB" w:rsidRDefault="0016000D"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 xml:space="preserve">Data </w:t>
      </w:r>
      <w:r w:rsidR="000246E4" w:rsidRPr="00E405BB">
        <w:rPr>
          <w:rFonts w:ascii="Times New Roman" w:hAnsi="Times New Roman" w:cs="Times New Roman"/>
          <w:b/>
          <w:bCs/>
          <w:sz w:val="28"/>
          <w:szCs w:val="28"/>
          <w:u w:val="single"/>
        </w:rPr>
        <w:t>Preparation</w:t>
      </w:r>
    </w:p>
    <w:p w14:paraId="77BB92CC" w14:textId="751DE2F1" w:rsidR="00FD672C" w:rsidRPr="00E405BB" w:rsidRDefault="000246E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Data has been collected from Kaggle and from a GitHub repository. We then cleaned the dataset and created the corresponding fact and dimensional tables.</w:t>
      </w:r>
      <w:r w:rsidR="00CE1A07" w:rsidRPr="00E405BB">
        <w:rPr>
          <w:rFonts w:ascii="Times New Roman" w:hAnsi="Times New Roman" w:cs="Times New Roman"/>
          <w:sz w:val="28"/>
          <w:szCs w:val="28"/>
        </w:rPr>
        <w:t xml:space="preserve"> It has been gathered from multiple sources and a few columns are generated manually. Data has been designed according to normalization rules to avoid redundancy. </w:t>
      </w:r>
    </w:p>
    <w:p w14:paraId="5B8211A2" w14:textId="76F370FC" w:rsidR="006A23AD" w:rsidRPr="00E405BB" w:rsidRDefault="006A23A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These are the table names. </w:t>
      </w:r>
    </w:p>
    <w:p w14:paraId="2756A3FB" w14:textId="06ACB47D" w:rsidR="00366514" w:rsidRDefault="00366514" w:rsidP="00E405BB">
      <w:pPr>
        <w:spacing w:line="360" w:lineRule="auto"/>
        <w:rPr>
          <w:rFonts w:ascii="Times New Roman" w:hAnsi="Times New Roman" w:cs="Times New Roman"/>
          <w:b/>
          <w:bCs/>
          <w:sz w:val="28"/>
          <w:szCs w:val="28"/>
        </w:rPr>
      </w:pPr>
      <w:r>
        <w:rPr>
          <w:rFonts w:ascii="Times New Roman" w:hAnsi="Times New Roman" w:cs="Times New Roman"/>
          <w:b/>
          <w:bCs/>
          <w:sz w:val="28"/>
          <w:szCs w:val="28"/>
        </w:rPr>
        <w:t>Global_Economic_</w:t>
      </w:r>
      <w:proofErr w:type="gramStart"/>
      <w:r>
        <w:rPr>
          <w:rFonts w:ascii="Times New Roman" w:hAnsi="Times New Roman" w:cs="Times New Roman"/>
          <w:b/>
          <w:bCs/>
          <w:sz w:val="28"/>
          <w:szCs w:val="28"/>
        </w:rPr>
        <w:t>Facts,Layoff</w:t>
      </w:r>
      <w:proofErr w:type="gramEnd"/>
      <w:r>
        <w:rPr>
          <w:rFonts w:ascii="Times New Roman" w:hAnsi="Times New Roman" w:cs="Times New Roman"/>
          <w:b/>
          <w:bCs/>
          <w:sz w:val="28"/>
          <w:szCs w:val="28"/>
        </w:rPr>
        <w:t>_Dimension,Housing_Pricing_Dimension,Inflation_Dimension,Country_Dimension,Date_Dimension,GDP_Date_Dimension,Interest_Rate_Dimension.</w:t>
      </w:r>
    </w:p>
    <w:p w14:paraId="57E9E5D7" w14:textId="76293EAF" w:rsidR="00141E19" w:rsidRPr="000D1E73" w:rsidRDefault="00141E19" w:rsidP="00E405BB">
      <w:pPr>
        <w:spacing w:line="360" w:lineRule="auto"/>
        <w:rPr>
          <w:rFonts w:ascii="Times New Roman" w:hAnsi="Times New Roman" w:cs="Times New Roman"/>
          <w:b/>
          <w:bCs/>
          <w:sz w:val="28"/>
          <w:szCs w:val="28"/>
        </w:rPr>
      </w:pPr>
      <w:r w:rsidRPr="00E405BB">
        <w:rPr>
          <w:rFonts w:ascii="Times New Roman" w:hAnsi="Times New Roman" w:cs="Times New Roman"/>
          <w:sz w:val="28"/>
          <w:szCs w:val="28"/>
        </w:rPr>
        <w:lastRenderedPageBreak/>
        <w:t>Below are the queries used to create the tables:</w:t>
      </w:r>
    </w:p>
    <w:p w14:paraId="66B32FF8" w14:textId="34F85964" w:rsidR="00141E19" w:rsidRPr="00E405BB" w:rsidRDefault="2B1112A3"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COUNTRY_DIMENSION TABLE:</w:t>
      </w:r>
    </w:p>
    <w:p w14:paraId="0A1E53AD" w14:textId="141951E9" w:rsidR="00141E19" w:rsidRPr="00E405BB" w:rsidRDefault="00141E19"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sz w:val="28"/>
          <w:szCs w:val="28"/>
        </w:rPr>
        <w:t xml:space="preserve">  </w:t>
      </w:r>
      <w:r w:rsidR="00B45F5F" w:rsidRPr="00E405BB">
        <w:rPr>
          <w:rFonts w:ascii="Times New Roman" w:hAnsi="Times New Roman" w:cs="Times New Roman"/>
          <w:noProof/>
          <w:sz w:val="28"/>
          <w:szCs w:val="28"/>
        </w:rPr>
        <w:drawing>
          <wp:inline distT="0" distB="0" distL="0" distR="0" wp14:anchorId="1A0B56FF" wp14:editId="438CD8DF">
            <wp:extent cx="5943599" cy="5546725"/>
            <wp:effectExtent l="0" t="0" r="635" b="0"/>
            <wp:docPr id="133271608" name="Picture 1332716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716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136" cy="5549093"/>
                    </a:xfrm>
                    <a:prstGeom prst="rect">
                      <a:avLst/>
                    </a:prstGeom>
                  </pic:spPr>
                </pic:pic>
              </a:graphicData>
            </a:graphic>
          </wp:inline>
        </w:drawing>
      </w:r>
    </w:p>
    <w:p w14:paraId="7ABDBD5F" w14:textId="77777777" w:rsidR="00141E19" w:rsidRPr="00E405BB" w:rsidRDefault="00141E19" w:rsidP="00E405BB">
      <w:pPr>
        <w:spacing w:line="360" w:lineRule="auto"/>
        <w:rPr>
          <w:rFonts w:ascii="Times New Roman" w:hAnsi="Times New Roman" w:cs="Times New Roman"/>
          <w:sz w:val="28"/>
          <w:szCs w:val="28"/>
        </w:rPr>
      </w:pPr>
    </w:p>
    <w:p w14:paraId="56E7D8F9" w14:textId="174588BD" w:rsidR="00141E19" w:rsidRPr="00E405BB" w:rsidRDefault="17F2B8EF" w:rsidP="00E405BB">
      <w:pPr>
        <w:spacing w:line="360" w:lineRule="auto"/>
        <w:rPr>
          <w:rFonts w:ascii="Times New Roman" w:hAnsi="Times New Roman" w:cs="Times New Roman"/>
          <w:sz w:val="28"/>
          <w:szCs w:val="28"/>
        </w:rPr>
      </w:pPr>
      <w:r w:rsidRPr="00E405BB">
        <w:rPr>
          <w:rFonts w:ascii="Times New Roman" w:hAnsi="Times New Roman" w:cs="Times New Roman"/>
          <w:b/>
          <w:bCs/>
          <w:sz w:val="28"/>
          <w:szCs w:val="28"/>
          <w:u w:val="single"/>
        </w:rPr>
        <w:t>LAYOFF_DIMENSION:</w:t>
      </w:r>
    </w:p>
    <w:p w14:paraId="6E3E58FC" w14:textId="0C9E1305"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CREATE TABLE "LAYOFF_DIMENSION" </w:t>
      </w:r>
    </w:p>
    <w:p w14:paraId="18AA0A73" w14:textId="4E5DE751"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  </w:t>
      </w:r>
      <w:proofErr w:type="gramStart"/>
      <w:r w:rsidRPr="00E405BB">
        <w:rPr>
          <w:rFonts w:ascii="Times New Roman" w:hAnsi="Times New Roman" w:cs="Times New Roman"/>
          <w:sz w:val="28"/>
          <w:szCs w:val="28"/>
        </w:rPr>
        <w:t xml:space="preserve">(  </w:t>
      </w:r>
      <w:proofErr w:type="gramEnd"/>
      <w:r w:rsidRPr="00E405BB">
        <w:rPr>
          <w:rFonts w:ascii="Times New Roman" w:hAnsi="Times New Roman" w:cs="Times New Roman"/>
          <w:sz w:val="28"/>
          <w:szCs w:val="28"/>
        </w:rPr>
        <w:t xml:space="preserve">      "COUNTRY_CODE" VARCHAR2(40 BYTE), </w:t>
      </w:r>
    </w:p>
    <w:p w14:paraId="2837E2DC" w14:textId="61ACF5A4"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"COUNTRY" VARCHAR2(100 BYTE),</w:t>
      </w:r>
    </w:p>
    <w:p w14:paraId="6286D85A" w14:textId="201F1EF6"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"month"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 xml:space="preserve">38,0), </w:t>
      </w:r>
    </w:p>
    <w:p w14:paraId="51A9B46E" w14:textId="14FFBF34"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"day"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38,0),</w:t>
      </w:r>
    </w:p>
    <w:p w14:paraId="0E86D24E" w14:textId="66B7EC16"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"year"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 xml:space="preserve">38,0), </w:t>
      </w:r>
    </w:p>
    <w:p w14:paraId="15ADAE3F" w14:textId="55225B21"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"COMPANY" VARCHAR2(128 BYTE), </w:t>
      </w:r>
    </w:p>
    <w:p w14:paraId="73EE4BD4" w14:textId="3F90E58C"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"LOCATION_HQ" VARCHAR2(26 BYTE), </w:t>
      </w:r>
    </w:p>
    <w:p w14:paraId="31DF12AF" w14:textId="6FF34826"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"INDUSTRY" VARCHAR2(26 BYTE), </w:t>
      </w:r>
    </w:p>
    <w:p w14:paraId="0C4F1802" w14:textId="07FD8D21"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"STAGE" VARCHAR2(26 BYTE), </w:t>
      </w:r>
    </w:p>
    <w:p w14:paraId="461B7026" w14:textId="53098077"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"REGION" VARCHAR2(26 BYTE), </w:t>
      </w:r>
    </w:p>
    <w:p w14:paraId="689D3DF2" w14:textId="3EDD9ABC"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"CONTINENT"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 xml:space="preserve">38 BYTE)        </w:t>
      </w:r>
    </w:p>
    <w:p w14:paraId="76B58B3B" w14:textId="493235F7"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 SEGMENT CREATION IMMEDIATE </w:t>
      </w:r>
    </w:p>
    <w:p w14:paraId="39759EB9" w14:textId="346B6380"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PCTFREE 10 PCTUSED 40 INITRANS 1 MAXTRANS 255 </w:t>
      </w:r>
    </w:p>
    <w:p w14:paraId="5E2883DD" w14:textId="09646041"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NOCOMPRESS LOGGING</w:t>
      </w:r>
    </w:p>
    <w:p w14:paraId="38308C9E" w14:textId="05337DC1" w:rsidR="00141E19" w:rsidRPr="00E405BB" w:rsidRDefault="54DB6C0B" w:rsidP="00E405BB">
      <w:pPr>
        <w:spacing w:line="360" w:lineRule="auto"/>
        <w:rPr>
          <w:rFonts w:ascii="Times New Roman" w:hAnsi="Times New Roman" w:cs="Times New Roman"/>
          <w:sz w:val="28"/>
          <w:szCs w:val="28"/>
        </w:rPr>
      </w:pPr>
      <w:proofErr w:type="gramStart"/>
      <w:r w:rsidRPr="00E405BB">
        <w:rPr>
          <w:rFonts w:ascii="Times New Roman" w:hAnsi="Times New Roman" w:cs="Times New Roman"/>
          <w:sz w:val="28"/>
          <w:szCs w:val="28"/>
        </w:rPr>
        <w:t>STORAGE(</w:t>
      </w:r>
      <w:proofErr w:type="gramEnd"/>
      <w:r w:rsidRPr="00E405BB">
        <w:rPr>
          <w:rFonts w:ascii="Times New Roman" w:hAnsi="Times New Roman" w:cs="Times New Roman"/>
          <w:sz w:val="28"/>
          <w:szCs w:val="28"/>
        </w:rPr>
        <w:t>INITIAL 65536 NEXT 1048576 MINEXTENTS 1 MAXEXTENTS 2147483645</w:t>
      </w:r>
    </w:p>
    <w:p w14:paraId="0067051C" w14:textId="0EFD181E"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PCTINCREASE 0 FREELISTS 1 FREELIST GROUPS 1</w:t>
      </w:r>
    </w:p>
    <w:p w14:paraId="077E85B3" w14:textId="03B170A0" w:rsidR="00141E19" w:rsidRPr="00E405BB" w:rsidRDefault="54DB6C0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BUFFER_POOL DEFAULT FLASH_CACHE DEFAULT CELL_FLASH_CACHE DEFAULT</w:t>
      </w:r>
      <w:proofErr w:type="gramStart"/>
      <w:r w:rsidRPr="00E405BB">
        <w:rPr>
          <w:rFonts w:ascii="Times New Roman" w:hAnsi="Times New Roman" w:cs="Times New Roman"/>
          <w:sz w:val="28"/>
          <w:szCs w:val="28"/>
        </w:rPr>
        <w:t>);</w:t>
      </w:r>
      <w:proofErr w:type="gramEnd"/>
    </w:p>
    <w:p w14:paraId="2A7986B0" w14:textId="1D90D5D2" w:rsidR="000246E4" w:rsidRPr="00E405BB" w:rsidRDefault="00141E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 </w:t>
      </w:r>
      <w:r w:rsidR="7C8E89DA" w:rsidRPr="00E405BB">
        <w:rPr>
          <w:rFonts w:ascii="Times New Roman" w:hAnsi="Times New Roman" w:cs="Times New Roman"/>
          <w:noProof/>
          <w:sz w:val="28"/>
          <w:szCs w:val="28"/>
        </w:rPr>
        <w:drawing>
          <wp:inline distT="0" distB="0" distL="0" distR="0" wp14:anchorId="4B9E4D0F" wp14:editId="175DA641">
            <wp:extent cx="6581774" cy="3811945"/>
            <wp:effectExtent l="0" t="0" r="0" b="0"/>
            <wp:docPr id="362928928" name="Picture 36292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28928"/>
                    <pic:cNvPicPr/>
                  </pic:nvPicPr>
                  <pic:blipFill>
                    <a:blip r:embed="rId13">
                      <a:extLst>
                        <a:ext uri="{28A0092B-C50C-407E-A947-70E740481C1C}">
                          <a14:useLocalDpi xmlns:a14="http://schemas.microsoft.com/office/drawing/2010/main" val="0"/>
                        </a:ext>
                      </a:extLst>
                    </a:blip>
                    <a:stretch>
                      <a:fillRect/>
                    </a:stretch>
                  </pic:blipFill>
                  <pic:spPr>
                    <a:xfrm>
                      <a:off x="0" y="0"/>
                      <a:ext cx="6581774" cy="3811945"/>
                    </a:xfrm>
                    <a:prstGeom prst="rect">
                      <a:avLst/>
                    </a:prstGeom>
                  </pic:spPr>
                </pic:pic>
              </a:graphicData>
            </a:graphic>
          </wp:inline>
        </w:drawing>
      </w:r>
    </w:p>
    <w:p w14:paraId="2BC97A0C" w14:textId="12EF2F95" w:rsidR="69DACC78" w:rsidRPr="00E405BB" w:rsidRDefault="69DACC78"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INTEREST_RATE_DIMENSION:</w:t>
      </w:r>
    </w:p>
    <w:p w14:paraId="26C14495" w14:textId="308F111C"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CREATE TABLE "INTEREST_RATE_DIMENSION"</w:t>
      </w:r>
    </w:p>
    <w:p w14:paraId="38024793" w14:textId="1CC74C16"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w:t>
      </w:r>
      <w:proofErr w:type="gramStart"/>
      <w:r w:rsidRPr="00E405BB">
        <w:rPr>
          <w:rFonts w:ascii="Times New Roman" w:hAnsi="Times New Roman" w:cs="Times New Roman"/>
          <w:sz w:val="28"/>
          <w:szCs w:val="28"/>
        </w:rPr>
        <w:t xml:space="preserve">(  </w:t>
      </w:r>
      <w:proofErr w:type="gramEnd"/>
      <w:r w:rsidRPr="00E405BB">
        <w:rPr>
          <w:rFonts w:ascii="Times New Roman" w:hAnsi="Times New Roman" w:cs="Times New Roman"/>
          <w:sz w:val="28"/>
          <w:szCs w:val="28"/>
        </w:rPr>
        <w:t xml:space="preserve">      "COUNTRY_CODE" VARCHAR2(40 BYTE), </w:t>
      </w:r>
    </w:p>
    <w:p w14:paraId="7ADFB1AF" w14:textId="2C5F3D73"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"YEAR"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38,0),</w:t>
      </w:r>
    </w:p>
    <w:p w14:paraId="310E7F61" w14:textId="60813D55"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"COUNTRY" VARCHAR2(128 BYTE),</w:t>
      </w:r>
    </w:p>
    <w:p w14:paraId="59C16ACA" w14:textId="3029A38A"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"REGION" VARCHAR2(26 BYTE),</w:t>
      </w:r>
    </w:p>
    <w:p w14:paraId="51D4D6CE" w14:textId="7B4AAE87"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"CONTINENT"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 xml:space="preserve">38 BYTE)        </w:t>
      </w:r>
    </w:p>
    <w:p w14:paraId="30AC7C50" w14:textId="5EA17614"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 SEGMENT CREATION IMMEDIATE </w:t>
      </w:r>
    </w:p>
    <w:p w14:paraId="7A3EA614" w14:textId="428008B8"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PCTFREE 10 PCTUSED 40 INITRANS 1 MAXTRANS 255 </w:t>
      </w:r>
    </w:p>
    <w:p w14:paraId="0E37A27D" w14:textId="47DABC0F"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NOCOMPRESS LOGGING</w:t>
      </w:r>
    </w:p>
    <w:p w14:paraId="6A6E98FF" w14:textId="57F0BAB0" w:rsidR="69DACC78" w:rsidRPr="00E405BB" w:rsidRDefault="69DACC78" w:rsidP="00E405BB">
      <w:pPr>
        <w:spacing w:line="360" w:lineRule="auto"/>
        <w:rPr>
          <w:rFonts w:ascii="Times New Roman" w:hAnsi="Times New Roman" w:cs="Times New Roman"/>
          <w:sz w:val="28"/>
          <w:szCs w:val="28"/>
        </w:rPr>
      </w:pPr>
      <w:proofErr w:type="gramStart"/>
      <w:r w:rsidRPr="00E405BB">
        <w:rPr>
          <w:rFonts w:ascii="Times New Roman" w:hAnsi="Times New Roman" w:cs="Times New Roman"/>
          <w:sz w:val="28"/>
          <w:szCs w:val="28"/>
        </w:rPr>
        <w:lastRenderedPageBreak/>
        <w:t>STORAGE(</w:t>
      </w:r>
      <w:proofErr w:type="gramEnd"/>
      <w:r w:rsidRPr="00E405BB">
        <w:rPr>
          <w:rFonts w:ascii="Times New Roman" w:hAnsi="Times New Roman" w:cs="Times New Roman"/>
          <w:sz w:val="28"/>
          <w:szCs w:val="28"/>
        </w:rPr>
        <w:t>INITIAL 65536 NEXT 1048576 MINEXTENTS 1 MAXEXTENTS 2147483645</w:t>
      </w:r>
    </w:p>
    <w:p w14:paraId="7787CC97" w14:textId="225225AC"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PCTINCREASE 0 FREELISTS 1 FREELIST GROUPS 1</w:t>
      </w:r>
    </w:p>
    <w:p w14:paraId="71AA0227" w14:textId="03DD022A" w:rsidR="69DACC78" w:rsidRPr="00E405BB" w:rsidRDefault="69DACC78"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BUFFER_POOL DEFAULT FLASH_CACHE DEFAULT CELL_FLASH_CACHE DEFAULT</w:t>
      </w:r>
      <w:proofErr w:type="gramStart"/>
      <w:r w:rsidRPr="00E405BB">
        <w:rPr>
          <w:rFonts w:ascii="Times New Roman" w:hAnsi="Times New Roman" w:cs="Times New Roman"/>
          <w:sz w:val="28"/>
          <w:szCs w:val="28"/>
        </w:rPr>
        <w:t>);</w:t>
      </w:r>
      <w:proofErr w:type="gramEnd"/>
    </w:p>
    <w:p w14:paraId="46C8C165" w14:textId="01815C60" w:rsidR="00226798" w:rsidRPr="00E405BB" w:rsidRDefault="69DACC78" w:rsidP="00E405BB">
      <w:pPr>
        <w:spacing w:line="360" w:lineRule="auto"/>
        <w:rPr>
          <w:del w:id="0" w:author="Microsoft Word" w:date="2023-11-10T10:54:00Z"/>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4A8F2117" wp14:editId="56DAC835">
            <wp:extent cx="5402404" cy="4524375"/>
            <wp:effectExtent l="0" t="0" r="0" b="0"/>
            <wp:docPr id="753547758" name="Picture 75354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547758"/>
                    <pic:cNvPicPr/>
                  </pic:nvPicPr>
                  <pic:blipFill>
                    <a:blip r:embed="rId14">
                      <a:extLst>
                        <a:ext uri="{28A0092B-C50C-407E-A947-70E740481C1C}">
                          <a14:useLocalDpi xmlns:a14="http://schemas.microsoft.com/office/drawing/2010/main" val="0"/>
                        </a:ext>
                      </a:extLst>
                    </a:blip>
                    <a:stretch>
                      <a:fillRect/>
                    </a:stretch>
                  </pic:blipFill>
                  <pic:spPr>
                    <a:xfrm>
                      <a:off x="0" y="0"/>
                      <a:ext cx="5402404" cy="4524375"/>
                    </a:xfrm>
                    <a:prstGeom prst="rect">
                      <a:avLst/>
                    </a:prstGeom>
                  </pic:spPr>
                </pic:pic>
              </a:graphicData>
            </a:graphic>
          </wp:inline>
        </w:drawing>
      </w:r>
    </w:p>
    <w:p w14:paraId="753911C5" w14:textId="5054DE56" w:rsidR="00226798" w:rsidRPr="00E405BB" w:rsidRDefault="6F61BD8F"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INFLATION DIMENSION:</w:t>
      </w:r>
    </w:p>
    <w:p w14:paraId="64D1712D" w14:textId="1A59CDD2"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CREATE TABLE "INFLATION_DIMENSION"</w:t>
      </w:r>
    </w:p>
    <w:p w14:paraId="73821701" w14:textId="18FAED37"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w:t>
      </w:r>
      <w:proofErr w:type="gramStart"/>
      <w:r w:rsidRPr="00E405BB">
        <w:rPr>
          <w:rFonts w:ascii="Times New Roman" w:hAnsi="Times New Roman" w:cs="Times New Roman"/>
          <w:sz w:val="28"/>
          <w:szCs w:val="28"/>
        </w:rPr>
        <w:t xml:space="preserve">(  </w:t>
      </w:r>
      <w:proofErr w:type="gramEnd"/>
      <w:r w:rsidRPr="00E405BB">
        <w:rPr>
          <w:rFonts w:ascii="Times New Roman" w:hAnsi="Times New Roman" w:cs="Times New Roman"/>
          <w:sz w:val="28"/>
          <w:szCs w:val="28"/>
        </w:rPr>
        <w:t xml:space="preserve">      "COUNTRY_CODE" VARCHAR2(40 BYTE), </w:t>
      </w:r>
    </w:p>
    <w:p w14:paraId="655012A4" w14:textId="33FFFA6C"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"YEAR"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38,0),</w:t>
      </w:r>
    </w:p>
    <w:p w14:paraId="310D73FF" w14:textId="06D8E505"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           "COUNTRY" VARCHAR2(128 BYTE),</w:t>
      </w:r>
    </w:p>
    <w:p w14:paraId="4658E0B7" w14:textId="2D59F7CA"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"INFLATION_TYPE" VARCHAR2(128 BYTE),</w:t>
      </w:r>
    </w:p>
    <w:p w14:paraId="57E82346" w14:textId="6C58ECC2"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"NOTE"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128 BYTE),</w:t>
      </w:r>
    </w:p>
    <w:p w14:paraId="1AAE0ECC" w14:textId="511BB5B6"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"REGION" VARCHAR2(26 BYTE),</w:t>
      </w:r>
    </w:p>
    <w:p w14:paraId="1D0B24A9" w14:textId="41349C88"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"CONTINENT"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 xml:space="preserve">38 BYTE)        </w:t>
      </w:r>
    </w:p>
    <w:p w14:paraId="723AF7EE" w14:textId="6AA564C0"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 SEGMENT CREATION IMMEDIATE </w:t>
      </w:r>
    </w:p>
    <w:p w14:paraId="68064A6F" w14:textId="6FA8D93B"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PCTFREE 10 PCTUSED 40 INITRANS 1 MAXTRANS 255 </w:t>
      </w:r>
    </w:p>
    <w:p w14:paraId="7CE6F2F4" w14:textId="1365B502"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NOCOMPRESS LOGGING</w:t>
      </w:r>
    </w:p>
    <w:p w14:paraId="4EE82420" w14:textId="21F54603" w:rsidR="00226798" w:rsidRPr="00E405BB" w:rsidRDefault="3843FA92" w:rsidP="00E405BB">
      <w:pPr>
        <w:spacing w:line="360" w:lineRule="auto"/>
        <w:rPr>
          <w:rFonts w:ascii="Times New Roman" w:hAnsi="Times New Roman" w:cs="Times New Roman"/>
          <w:sz w:val="28"/>
          <w:szCs w:val="28"/>
        </w:rPr>
      </w:pPr>
      <w:proofErr w:type="gramStart"/>
      <w:r w:rsidRPr="00E405BB">
        <w:rPr>
          <w:rFonts w:ascii="Times New Roman" w:hAnsi="Times New Roman" w:cs="Times New Roman"/>
          <w:sz w:val="28"/>
          <w:szCs w:val="28"/>
        </w:rPr>
        <w:t>STORAGE(</w:t>
      </w:r>
      <w:proofErr w:type="gramEnd"/>
      <w:r w:rsidRPr="00E405BB">
        <w:rPr>
          <w:rFonts w:ascii="Times New Roman" w:hAnsi="Times New Roman" w:cs="Times New Roman"/>
          <w:sz w:val="28"/>
          <w:szCs w:val="28"/>
        </w:rPr>
        <w:t>INITIAL 65536 NEXT 1048576 MINEXTENTS 1 MAXEXTENTS 2147483645</w:t>
      </w:r>
    </w:p>
    <w:p w14:paraId="4906B6D7" w14:textId="0CE54536"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PCTINCREASE 0 FREELISTS 1 FREELIST GROUPS 1</w:t>
      </w:r>
    </w:p>
    <w:p w14:paraId="2CDB0A74" w14:textId="4CCE3DC9"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BUFFER_POOL DEFAULT FLASH_CACHE DEFAULT CELL_FLASH_CACHE DEFAULT</w:t>
      </w:r>
      <w:proofErr w:type="gramStart"/>
      <w:r w:rsidRPr="00E405BB">
        <w:rPr>
          <w:rFonts w:ascii="Times New Roman" w:hAnsi="Times New Roman" w:cs="Times New Roman"/>
          <w:sz w:val="28"/>
          <w:szCs w:val="28"/>
        </w:rPr>
        <w:t>);</w:t>
      </w:r>
      <w:proofErr w:type="gramEnd"/>
    </w:p>
    <w:p w14:paraId="04E0B7A8" w14:textId="2062141E" w:rsidR="00226798" w:rsidRPr="00E405BB" w:rsidRDefault="3843FA92"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786E9413" wp14:editId="50ED9E12">
            <wp:extent cx="6158664" cy="3818674"/>
            <wp:effectExtent l="0" t="0" r="0" b="0"/>
            <wp:docPr id="1109553711" name="Picture 11095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58664" cy="3818674"/>
                    </a:xfrm>
                    <a:prstGeom prst="rect">
                      <a:avLst/>
                    </a:prstGeom>
                  </pic:spPr>
                </pic:pic>
              </a:graphicData>
            </a:graphic>
          </wp:inline>
        </w:drawing>
      </w:r>
    </w:p>
    <w:p w14:paraId="51B9D9BA" w14:textId="655833A8" w:rsidR="00226798" w:rsidRPr="00E405BB" w:rsidRDefault="43DC97CA"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HOUSING_PRICE_DIMENSION:</w:t>
      </w:r>
    </w:p>
    <w:p w14:paraId="36468691" w14:textId="5ADD9E1A"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CREATE TABLE "HOUSING_PRICE_DIMENSION"</w:t>
      </w:r>
    </w:p>
    <w:p w14:paraId="75EDD10A" w14:textId="022B6D8C"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w:t>
      </w:r>
      <w:proofErr w:type="gramStart"/>
      <w:r w:rsidRPr="00E405BB">
        <w:rPr>
          <w:rFonts w:ascii="Times New Roman" w:hAnsi="Times New Roman" w:cs="Times New Roman"/>
          <w:sz w:val="28"/>
          <w:szCs w:val="28"/>
        </w:rPr>
        <w:t xml:space="preserve">(  </w:t>
      </w:r>
      <w:proofErr w:type="gramEnd"/>
      <w:r w:rsidRPr="00E405BB">
        <w:rPr>
          <w:rFonts w:ascii="Times New Roman" w:hAnsi="Times New Roman" w:cs="Times New Roman"/>
          <w:sz w:val="28"/>
          <w:szCs w:val="28"/>
        </w:rPr>
        <w:t xml:space="preserve">      "COUNTRY_CODE" VARCHAR2(40 BYTE), </w:t>
      </w:r>
    </w:p>
    <w:p w14:paraId="74CE8096" w14:textId="239DDA5C"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"YEAR"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38,0),</w:t>
      </w:r>
    </w:p>
    <w:p w14:paraId="061A466F" w14:textId="02FC47F7"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"COUNTRY" VARCHAR2(128 BYTE),</w:t>
      </w:r>
    </w:p>
    <w:p w14:paraId="387AB413" w14:textId="28108A06"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"SUBJECT" VARCHAR2(128 BYTE),</w:t>
      </w:r>
    </w:p>
    <w:p w14:paraId="78BA9B72" w14:textId="51FD0D93"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"REGION" VARCHAR2(26 BYTE),</w:t>
      </w:r>
    </w:p>
    <w:p w14:paraId="453550E3" w14:textId="1CB882BE"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"CONTINENT"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 xml:space="preserve">38 BYTE)        </w:t>
      </w:r>
    </w:p>
    <w:p w14:paraId="45FCC490" w14:textId="0E864C0B"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 SEGMENT CREATION IMMEDIATE </w:t>
      </w:r>
    </w:p>
    <w:p w14:paraId="53263D62" w14:textId="1527E0E2"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PCTFREE 10 PCTUSED 40 INITRANS 1 MAXTRANS 255 </w:t>
      </w:r>
    </w:p>
    <w:p w14:paraId="2CF54AEF" w14:textId="34924FFB"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NOCOMPRESS LOGGING</w:t>
      </w:r>
    </w:p>
    <w:p w14:paraId="64630496" w14:textId="690DEC96" w:rsidR="00226798" w:rsidRPr="00E405BB" w:rsidRDefault="43DC97CA" w:rsidP="00E405BB">
      <w:pPr>
        <w:spacing w:line="360" w:lineRule="auto"/>
        <w:rPr>
          <w:rFonts w:ascii="Times New Roman" w:hAnsi="Times New Roman" w:cs="Times New Roman"/>
          <w:sz w:val="28"/>
          <w:szCs w:val="28"/>
        </w:rPr>
      </w:pPr>
      <w:proofErr w:type="gramStart"/>
      <w:r w:rsidRPr="00E405BB">
        <w:rPr>
          <w:rFonts w:ascii="Times New Roman" w:hAnsi="Times New Roman" w:cs="Times New Roman"/>
          <w:sz w:val="28"/>
          <w:szCs w:val="28"/>
        </w:rPr>
        <w:t>STORAGE(</w:t>
      </w:r>
      <w:proofErr w:type="gramEnd"/>
      <w:r w:rsidRPr="00E405BB">
        <w:rPr>
          <w:rFonts w:ascii="Times New Roman" w:hAnsi="Times New Roman" w:cs="Times New Roman"/>
          <w:sz w:val="28"/>
          <w:szCs w:val="28"/>
        </w:rPr>
        <w:t>INITIAL 65536 NEXT 1048576 MINEXTENTS 1 MAXEXTENTS 2147483645</w:t>
      </w:r>
    </w:p>
    <w:p w14:paraId="7D73D309" w14:textId="2BBD9283"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PCTINCREASE 0 FREELISTS 1 FREELIST GROUPS 1</w:t>
      </w:r>
    </w:p>
    <w:p w14:paraId="21CFDE8C" w14:textId="5ED8F044"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BUFFER_POOL DEFAULT FLASH_CACHE DEFAULT CELL_FLASH_CACHE DEFAULT</w:t>
      </w:r>
      <w:proofErr w:type="gramStart"/>
      <w:r w:rsidRPr="00E405BB">
        <w:rPr>
          <w:rFonts w:ascii="Times New Roman" w:hAnsi="Times New Roman" w:cs="Times New Roman"/>
          <w:sz w:val="28"/>
          <w:szCs w:val="28"/>
        </w:rPr>
        <w:t>);</w:t>
      </w:r>
      <w:proofErr w:type="gramEnd"/>
    </w:p>
    <w:p w14:paraId="481E89DA" w14:textId="5513A307" w:rsidR="00226798" w:rsidRPr="00E405BB" w:rsidRDefault="00226798" w:rsidP="00E405BB">
      <w:pPr>
        <w:spacing w:line="360" w:lineRule="auto"/>
        <w:rPr>
          <w:rFonts w:ascii="Times New Roman" w:hAnsi="Times New Roman" w:cs="Times New Roman"/>
          <w:b/>
          <w:bCs/>
          <w:sz w:val="28"/>
          <w:szCs w:val="28"/>
          <w:u w:val="single"/>
        </w:rPr>
      </w:pPr>
    </w:p>
    <w:p w14:paraId="36936FE8" w14:textId="2421FA61" w:rsidR="00226798" w:rsidRPr="00E405BB" w:rsidRDefault="43DC97CA"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7AF05B27" wp14:editId="2C94E85A">
            <wp:extent cx="6230319" cy="3829050"/>
            <wp:effectExtent l="0" t="0" r="0" b="0"/>
            <wp:docPr id="850714536" name="Picture 85071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0319" cy="3829050"/>
                    </a:xfrm>
                    <a:prstGeom prst="rect">
                      <a:avLst/>
                    </a:prstGeom>
                  </pic:spPr>
                </pic:pic>
              </a:graphicData>
            </a:graphic>
          </wp:inline>
        </w:drawing>
      </w:r>
    </w:p>
    <w:p w14:paraId="2B972DEB" w14:textId="2E9BF90F" w:rsidR="0051399C" w:rsidRPr="00E405BB" w:rsidRDefault="57FADA5A"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GDP_</w:t>
      </w:r>
      <w:r w:rsidR="689C0820" w:rsidRPr="00E405BB">
        <w:rPr>
          <w:rFonts w:ascii="Times New Roman" w:hAnsi="Times New Roman" w:cs="Times New Roman"/>
          <w:b/>
          <w:bCs/>
          <w:sz w:val="28"/>
          <w:szCs w:val="28"/>
          <w:u w:val="single"/>
        </w:rPr>
        <w:t>DATA_</w:t>
      </w:r>
      <w:r w:rsidRPr="00E405BB">
        <w:rPr>
          <w:rFonts w:ascii="Times New Roman" w:hAnsi="Times New Roman" w:cs="Times New Roman"/>
          <w:b/>
          <w:bCs/>
          <w:sz w:val="28"/>
          <w:szCs w:val="28"/>
          <w:u w:val="single"/>
        </w:rPr>
        <w:t>DIMENSION:</w:t>
      </w:r>
    </w:p>
    <w:p w14:paraId="1827BE88" w14:textId="0D4231D9"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CREATE TABLE "GDP_DATA_DIMENSION"</w:t>
      </w:r>
    </w:p>
    <w:p w14:paraId="57EA693C" w14:textId="45CF022F"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w:t>
      </w:r>
      <w:proofErr w:type="gramStart"/>
      <w:r w:rsidRPr="00E405BB">
        <w:rPr>
          <w:rFonts w:ascii="Times New Roman" w:hAnsi="Times New Roman" w:cs="Times New Roman"/>
          <w:sz w:val="28"/>
          <w:szCs w:val="28"/>
        </w:rPr>
        <w:t xml:space="preserve">(  </w:t>
      </w:r>
      <w:proofErr w:type="gramEnd"/>
      <w:r w:rsidRPr="00E405BB">
        <w:rPr>
          <w:rFonts w:ascii="Times New Roman" w:hAnsi="Times New Roman" w:cs="Times New Roman"/>
          <w:sz w:val="28"/>
          <w:szCs w:val="28"/>
        </w:rPr>
        <w:t xml:space="preserve">      "COUNTRY_CODE" VARCHAR2(40 BYTE), </w:t>
      </w:r>
    </w:p>
    <w:p w14:paraId="77CCD394" w14:textId="68353348"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"YEAR" </w:t>
      </w:r>
      <w:proofErr w:type="gramStart"/>
      <w:r w:rsidRPr="00E405BB">
        <w:rPr>
          <w:rFonts w:ascii="Times New Roman" w:hAnsi="Times New Roman" w:cs="Times New Roman"/>
          <w:sz w:val="28"/>
          <w:szCs w:val="28"/>
        </w:rPr>
        <w:t>NUMBER(</w:t>
      </w:r>
      <w:proofErr w:type="gramEnd"/>
      <w:r w:rsidRPr="00E405BB">
        <w:rPr>
          <w:rFonts w:ascii="Times New Roman" w:hAnsi="Times New Roman" w:cs="Times New Roman"/>
          <w:sz w:val="28"/>
          <w:szCs w:val="28"/>
        </w:rPr>
        <w:t>38,0),</w:t>
      </w:r>
    </w:p>
    <w:p w14:paraId="2E912F6A" w14:textId="21E3280B"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           "COUNTRY" VARCHAR2(128 BYTE),</w:t>
      </w:r>
    </w:p>
    <w:p w14:paraId="402A52D9" w14:textId="025D326C"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"REGION" VARCHAR2(26 BYTE),</w:t>
      </w:r>
    </w:p>
    <w:p w14:paraId="14535940" w14:textId="5F5496A3"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"CONTINENT" </w:t>
      </w:r>
      <w:proofErr w:type="gramStart"/>
      <w:r w:rsidRPr="00E405BB">
        <w:rPr>
          <w:rFonts w:ascii="Times New Roman" w:hAnsi="Times New Roman" w:cs="Times New Roman"/>
          <w:sz w:val="28"/>
          <w:szCs w:val="28"/>
        </w:rPr>
        <w:t>VARCHAR(</w:t>
      </w:r>
      <w:proofErr w:type="gramEnd"/>
      <w:r w:rsidRPr="00E405BB">
        <w:rPr>
          <w:rFonts w:ascii="Times New Roman" w:hAnsi="Times New Roman" w:cs="Times New Roman"/>
          <w:sz w:val="28"/>
          <w:szCs w:val="28"/>
        </w:rPr>
        <w:t xml:space="preserve">38 BYTE)        </w:t>
      </w:r>
    </w:p>
    <w:p w14:paraId="51032751" w14:textId="633F12DB"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  ) SEGMENT CREATION IMMEDIATE </w:t>
      </w:r>
    </w:p>
    <w:p w14:paraId="73460787" w14:textId="379C32E2"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PCTFREE 10 PCTUSED 40 INITRANS 1 MAXTRANS 255 </w:t>
      </w:r>
    </w:p>
    <w:p w14:paraId="3622498E" w14:textId="30C1F925"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NOCOMPRESS LOGGING</w:t>
      </w:r>
    </w:p>
    <w:p w14:paraId="6D373AB2" w14:textId="25A20D35" w:rsidR="0051399C" w:rsidRPr="00E405BB" w:rsidRDefault="2E7EF419" w:rsidP="00E405BB">
      <w:pPr>
        <w:spacing w:line="360" w:lineRule="auto"/>
        <w:rPr>
          <w:rFonts w:ascii="Times New Roman" w:hAnsi="Times New Roman" w:cs="Times New Roman"/>
          <w:sz w:val="28"/>
          <w:szCs w:val="28"/>
        </w:rPr>
      </w:pPr>
      <w:proofErr w:type="gramStart"/>
      <w:r w:rsidRPr="00E405BB">
        <w:rPr>
          <w:rFonts w:ascii="Times New Roman" w:hAnsi="Times New Roman" w:cs="Times New Roman"/>
          <w:sz w:val="28"/>
          <w:szCs w:val="28"/>
        </w:rPr>
        <w:t>STORAGE(</w:t>
      </w:r>
      <w:proofErr w:type="gramEnd"/>
      <w:r w:rsidRPr="00E405BB">
        <w:rPr>
          <w:rFonts w:ascii="Times New Roman" w:hAnsi="Times New Roman" w:cs="Times New Roman"/>
          <w:sz w:val="28"/>
          <w:szCs w:val="28"/>
        </w:rPr>
        <w:t>INITIAL 65536 NEXT 1048576 MINEXTENTS 1 MAXEXTENTS 2147483645</w:t>
      </w:r>
    </w:p>
    <w:p w14:paraId="4876893A" w14:textId="54F9AC01"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PCTINCREASE 0 FREELISTS 1 FREELIST GROUPS 1</w:t>
      </w:r>
    </w:p>
    <w:p w14:paraId="210DAD20" w14:textId="1CF0250F" w:rsidR="0051399C" w:rsidRPr="00E405BB" w:rsidRDefault="2E7EF419"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BUFFER_POOL DEFAULT FLASH_CACHE DEFAULT CELL_FLASH_CACHE DEFAULT</w:t>
      </w:r>
      <w:proofErr w:type="gramStart"/>
      <w:r w:rsidRPr="00E405BB">
        <w:rPr>
          <w:rFonts w:ascii="Times New Roman" w:hAnsi="Times New Roman" w:cs="Times New Roman"/>
          <w:sz w:val="28"/>
          <w:szCs w:val="28"/>
        </w:rPr>
        <w:t>);</w:t>
      </w:r>
      <w:proofErr w:type="gramEnd"/>
    </w:p>
    <w:p w14:paraId="41994BCB" w14:textId="24AE3D34" w:rsidR="0051399C" w:rsidRPr="00E405BB" w:rsidRDefault="23A6A1B0"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7A5B9EA4" wp14:editId="26762D1B">
            <wp:extent cx="6431241" cy="4411206"/>
            <wp:effectExtent l="0" t="0" r="0" b="0"/>
            <wp:docPr id="859895275" name="Picture 8598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31241" cy="4411206"/>
                    </a:xfrm>
                    <a:prstGeom prst="rect">
                      <a:avLst/>
                    </a:prstGeom>
                  </pic:spPr>
                </pic:pic>
              </a:graphicData>
            </a:graphic>
          </wp:inline>
        </w:drawing>
      </w:r>
    </w:p>
    <w:p w14:paraId="778BD55A" w14:textId="1A842A9E" w:rsidR="0051399C" w:rsidRPr="00E405BB" w:rsidRDefault="0051399C" w:rsidP="00E405BB">
      <w:pPr>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t>GLOBAL_ECONOMIC_</w:t>
      </w:r>
      <w:proofErr w:type="gramStart"/>
      <w:r w:rsidRPr="00E405BB">
        <w:rPr>
          <w:rFonts w:ascii="Times New Roman" w:hAnsi="Times New Roman" w:cs="Times New Roman"/>
          <w:b/>
          <w:bCs/>
          <w:sz w:val="28"/>
          <w:szCs w:val="28"/>
        </w:rPr>
        <w:t>FACTS :</w:t>
      </w:r>
      <w:proofErr w:type="gramEnd"/>
    </w:p>
    <w:p w14:paraId="1F5C5418" w14:textId="38EEE782" w:rsidR="0051399C" w:rsidRPr="00E405BB" w:rsidRDefault="0051399C"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40343880" wp14:editId="15EE7B63">
            <wp:extent cx="5943600" cy="3692525"/>
            <wp:effectExtent l="0" t="0" r="0" b="3175"/>
            <wp:docPr id="1068559921" name="Picture 10685599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59921" name="Picture 1" descr="A screenshot of a computer&#10;&#10;Description automatically generated"/>
                    <pic:cNvPicPr/>
                  </pic:nvPicPr>
                  <pic:blipFill>
                    <a:blip r:embed="rId18"/>
                    <a:stretch>
                      <a:fillRect/>
                    </a:stretch>
                  </pic:blipFill>
                  <pic:spPr>
                    <a:xfrm>
                      <a:off x="0" y="0"/>
                      <a:ext cx="5943600" cy="3692525"/>
                    </a:xfrm>
                    <a:prstGeom prst="rect">
                      <a:avLst/>
                    </a:prstGeom>
                  </pic:spPr>
                </pic:pic>
              </a:graphicData>
            </a:graphic>
          </wp:inline>
        </w:drawing>
      </w:r>
    </w:p>
    <w:p w14:paraId="79D29B28" w14:textId="0A39A777" w:rsidR="00226798" w:rsidRPr="00E405BB" w:rsidRDefault="00226798" w:rsidP="00E405BB">
      <w:pPr>
        <w:spacing w:line="360" w:lineRule="auto"/>
        <w:rPr>
          <w:rFonts w:ascii="Times New Roman" w:hAnsi="Times New Roman" w:cs="Times New Roman"/>
          <w:sz w:val="28"/>
          <w:szCs w:val="28"/>
        </w:rPr>
      </w:pPr>
      <w:r w:rsidRPr="00E405BB">
        <w:rPr>
          <w:rFonts w:ascii="Times New Roman" w:hAnsi="Times New Roman" w:cs="Times New Roman"/>
          <w:b/>
          <w:bCs/>
          <w:sz w:val="28"/>
          <w:szCs w:val="28"/>
          <w:u w:val="single"/>
        </w:rPr>
        <w:t>Exploratory Data Analysis (EDA)</w:t>
      </w:r>
    </w:p>
    <w:p w14:paraId="31FE6B8D" w14:textId="77777777" w:rsidR="001949D6" w:rsidRPr="00E405BB" w:rsidRDefault="001949D6" w:rsidP="00E405BB">
      <w:pPr>
        <w:pStyle w:val="Default"/>
        <w:spacing w:line="360" w:lineRule="auto"/>
        <w:rPr>
          <w:rFonts w:ascii="Times New Roman" w:hAnsi="Times New Roman" w:cs="Times New Roman"/>
          <w:sz w:val="28"/>
          <w:szCs w:val="28"/>
        </w:rPr>
      </w:pPr>
    </w:p>
    <w:p w14:paraId="6C0373BE" w14:textId="00751A22" w:rsidR="001949D6" w:rsidRPr="00E405BB" w:rsidRDefault="3DD57B71" w:rsidP="00E405BB">
      <w:pPr>
        <w:pStyle w:val="Default"/>
        <w:spacing w:line="360" w:lineRule="auto"/>
        <w:rPr>
          <w:rFonts w:ascii="Times New Roman" w:hAnsi="Times New Roman" w:cs="Times New Roman"/>
          <w:b/>
          <w:bCs/>
          <w:color w:val="auto"/>
          <w:sz w:val="28"/>
          <w:szCs w:val="28"/>
        </w:rPr>
      </w:pPr>
      <w:r w:rsidRPr="00E405BB">
        <w:rPr>
          <w:rFonts w:ascii="Times New Roman" w:hAnsi="Times New Roman" w:cs="Times New Roman"/>
          <w:b/>
          <w:bCs/>
          <w:color w:val="auto"/>
          <w:sz w:val="28"/>
          <w:szCs w:val="28"/>
          <w14:ligatures w14:val="none"/>
        </w:rPr>
        <w:t xml:space="preserve">1. </w:t>
      </w:r>
      <w:r w:rsidR="7F196F95" w:rsidRPr="00E405BB">
        <w:rPr>
          <w:rFonts w:ascii="Times New Roman" w:hAnsi="Times New Roman" w:cs="Times New Roman"/>
          <w:b/>
          <w:bCs/>
          <w:color w:val="auto"/>
          <w:sz w:val="28"/>
          <w:szCs w:val="28"/>
          <w14:ligatures w14:val="none"/>
        </w:rPr>
        <w:t>What are the countries with high inflation rate by continents?</w:t>
      </w:r>
    </w:p>
    <w:p w14:paraId="0C30C482" w14:textId="500B9552" w:rsidR="001949D6" w:rsidRPr="00E405BB" w:rsidRDefault="001949D6" w:rsidP="00E405BB">
      <w:pPr>
        <w:pStyle w:val="Default"/>
        <w:spacing w:line="360" w:lineRule="auto"/>
        <w:rPr>
          <w:rFonts w:ascii="Times New Roman" w:hAnsi="Times New Roman" w:cs="Times New Roman"/>
          <w:color w:val="auto"/>
          <w:sz w:val="28"/>
          <w:szCs w:val="28"/>
        </w:rPr>
      </w:pPr>
    </w:p>
    <w:p w14:paraId="25AD187C" w14:textId="2016049E" w:rsidR="001949D6" w:rsidRPr="00E405BB" w:rsidRDefault="7F196F95"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 xml:space="preserve">select </w:t>
      </w:r>
      <w:proofErr w:type="gramStart"/>
      <w:r w:rsidRPr="00E405BB">
        <w:rPr>
          <w:rFonts w:ascii="Times New Roman" w:hAnsi="Times New Roman" w:cs="Times New Roman"/>
          <w:color w:val="auto"/>
          <w:sz w:val="28"/>
          <w:szCs w:val="28"/>
        </w:rPr>
        <w:t>CONTINENT,COUNTRY</w:t>
      </w:r>
      <w:proofErr w:type="gramEnd"/>
      <w:r w:rsidRPr="00E405BB">
        <w:rPr>
          <w:rFonts w:ascii="Times New Roman" w:hAnsi="Times New Roman" w:cs="Times New Roman"/>
          <w:color w:val="auto"/>
          <w:sz w:val="28"/>
          <w:szCs w:val="28"/>
        </w:rPr>
        <w:t xml:space="preserve">_CODE,COUNTRY,SUM(INFLATION_RATE) AS </w:t>
      </w:r>
      <w:proofErr w:type="spellStart"/>
      <w:r w:rsidRPr="00E405BB">
        <w:rPr>
          <w:rFonts w:ascii="Times New Roman" w:hAnsi="Times New Roman" w:cs="Times New Roman"/>
          <w:color w:val="auto"/>
          <w:sz w:val="28"/>
          <w:szCs w:val="28"/>
        </w:rPr>
        <w:t>infl_rate</w:t>
      </w:r>
      <w:proofErr w:type="spellEnd"/>
      <w:r w:rsidRPr="00E405BB">
        <w:rPr>
          <w:rFonts w:ascii="Times New Roman" w:hAnsi="Times New Roman" w:cs="Times New Roman"/>
          <w:color w:val="auto"/>
          <w:sz w:val="28"/>
          <w:szCs w:val="28"/>
        </w:rPr>
        <w:t xml:space="preserve"> from </w:t>
      </w:r>
    </w:p>
    <w:p w14:paraId="5C950EA0" w14:textId="1448D25E" w:rsidR="001949D6" w:rsidRPr="00E405BB" w:rsidRDefault="7F196F95"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color w:val="auto"/>
          <w:sz w:val="28"/>
          <w:szCs w:val="28"/>
        </w:rPr>
        <w:t xml:space="preserve">INFLATION_DIMENSION </w:t>
      </w:r>
      <w:proofErr w:type="spellStart"/>
      <w:r w:rsidRPr="00E405BB">
        <w:rPr>
          <w:rFonts w:ascii="Times New Roman" w:hAnsi="Times New Roman" w:cs="Times New Roman"/>
          <w:color w:val="auto"/>
          <w:sz w:val="28"/>
          <w:szCs w:val="28"/>
        </w:rPr>
        <w:t>idi</w:t>
      </w:r>
      <w:proofErr w:type="spellEnd"/>
      <w:r w:rsidRPr="00E405BB">
        <w:rPr>
          <w:rFonts w:ascii="Times New Roman" w:hAnsi="Times New Roman" w:cs="Times New Roman"/>
          <w:color w:val="auto"/>
          <w:sz w:val="28"/>
          <w:szCs w:val="28"/>
        </w:rPr>
        <w:t xml:space="preserve"> join </w:t>
      </w:r>
      <w:proofErr w:type="spellStart"/>
      <w:r w:rsidRPr="00E405BB">
        <w:rPr>
          <w:rFonts w:ascii="Times New Roman" w:hAnsi="Times New Roman" w:cs="Times New Roman"/>
          <w:color w:val="auto"/>
          <w:sz w:val="28"/>
          <w:szCs w:val="28"/>
        </w:rPr>
        <w:t>global_economic_facts</w:t>
      </w:r>
      <w:proofErr w:type="spellEnd"/>
      <w:r w:rsidRPr="00E405BB">
        <w:rPr>
          <w:rFonts w:ascii="Times New Roman" w:hAnsi="Times New Roman" w:cs="Times New Roman"/>
          <w:color w:val="auto"/>
          <w:sz w:val="28"/>
          <w:szCs w:val="28"/>
        </w:rPr>
        <w:t xml:space="preserve"> </w:t>
      </w:r>
      <w:proofErr w:type="spellStart"/>
      <w:r w:rsidRPr="00E405BB">
        <w:rPr>
          <w:rFonts w:ascii="Times New Roman" w:hAnsi="Times New Roman" w:cs="Times New Roman"/>
          <w:color w:val="auto"/>
          <w:sz w:val="28"/>
          <w:szCs w:val="28"/>
        </w:rPr>
        <w:t>gef</w:t>
      </w:r>
      <w:proofErr w:type="spellEnd"/>
      <w:r w:rsidRPr="00E405BB">
        <w:rPr>
          <w:rFonts w:ascii="Times New Roman" w:hAnsi="Times New Roman" w:cs="Times New Roman"/>
          <w:color w:val="auto"/>
          <w:sz w:val="28"/>
          <w:szCs w:val="28"/>
        </w:rPr>
        <w:t xml:space="preserve"> on </w:t>
      </w:r>
      <w:proofErr w:type="spellStart"/>
      <w:proofErr w:type="gramStart"/>
      <w:r w:rsidRPr="00E405BB">
        <w:rPr>
          <w:rFonts w:ascii="Times New Roman" w:hAnsi="Times New Roman" w:cs="Times New Roman"/>
          <w:color w:val="auto"/>
          <w:sz w:val="28"/>
          <w:szCs w:val="28"/>
        </w:rPr>
        <w:t>gef.INFL</w:t>
      </w:r>
      <w:proofErr w:type="gramEnd"/>
      <w:r w:rsidRPr="00E405BB">
        <w:rPr>
          <w:rFonts w:ascii="Times New Roman" w:hAnsi="Times New Roman" w:cs="Times New Roman"/>
          <w:color w:val="auto"/>
          <w:sz w:val="28"/>
          <w:szCs w:val="28"/>
        </w:rPr>
        <w:t>_CID</w:t>
      </w:r>
      <w:proofErr w:type="spellEnd"/>
      <w:r w:rsidRPr="00E405BB">
        <w:rPr>
          <w:rFonts w:ascii="Times New Roman" w:hAnsi="Times New Roman" w:cs="Times New Roman"/>
          <w:color w:val="auto"/>
          <w:sz w:val="28"/>
          <w:szCs w:val="28"/>
        </w:rPr>
        <w:t xml:space="preserve"> = </w:t>
      </w:r>
      <w:proofErr w:type="spellStart"/>
      <w:r w:rsidRPr="00E405BB">
        <w:rPr>
          <w:rFonts w:ascii="Times New Roman" w:hAnsi="Times New Roman" w:cs="Times New Roman"/>
          <w:color w:val="auto"/>
          <w:sz w:val="28"/>
          <w:szCs w:val="28"/>
        </w:rPr>
        <w:t>idi.COUNTRY_CODE</w:t>
      </w:r>
      <w:proofErr w:type="spellEnd"/>
      <w:r w:rsidRPr="00E405BB">
        <w:rPr>
          <w:rFonts w:ascii="Times New Roman" w:hAnsi="Times New Roman" w:cs="Times New Roman"/>
          <w:color w:val="auto"/>
          <w:sz w:val="28"/>
          <w:szCs w:val="28"/>
        </w:rPr>
        <w:t xml:space="preserve"> AND </w:t>
      </w:r>
      <w:proofErr w:type="spellStart"/>
      <w:r w:rsidRPr="00E405BB">
        <w:rPr>
          <w:rFonts w:ascii="Times New Roman" w:hAnsi="Times New Roman" w:cs="Times New Roman"/>
          <w:color w:val="auto"/>
          <w:sz w:val="28"/>
          <w:szCs w:val="28"/>
        </w:rPr>
        <w:t>idi.YEAR</w:t>
      </w:r>
      <w:proofErr w:type="spellEnd"/>
      <w:r w:rsidRPr="00E405BB">
        <w:rPr>
          <w:rFonts w:ascii="Times New Roman" w:hAnsi="Times New Roman" w:cs="Times New Roman"/>
          <w:color w:val="auto"/>
          <w:sz w:val="28"/>
          <w:szCs w:val="28"/>
        </w:rPr>
        <w:t xml:space="preserve"> = </w:t>
      </w:r>
      <w:proofErr w:type="spellStart"/>
      <w:r w:rsidRPr="00E405BB">
        <w:rPr>
          <w:rFonts w:ascii="Times New Roman" w:hAnsi="Times New Roman" w:cs="Times New Roman"/>
          <w:color w:val="auto"/>
          <w:sz w:val="28"/>
          <w:szCs w:val="28"/>
        </w:rPr>
        <w:t>gef.year</w:t>
      </w:r>
      <w:proofErr w:type="spellEnd"/>
    </w:p>
    <w:p w14:paraId="710E8BD1" w14:textId="0EB5AE0C" w:rsidR="001949D6" w:rsidRPr="00E405BB" w:rsidRDefault="7F196F95"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color w:val="auto"/>
          <w:sz w:val="28"/>
          <w:szCs w:val="28"/>
        </w:rPr>
        <w:t xml:space="preserve">GROUP BY </w:t>
      </w:r>
      <w:proofErr w:type="gramStart"/>
      <w:r w:rsidRPr="00E405BB">
        <w:rPr>
          <w:rFonts w:ascii="Times New Roman" w:hAnsi="Times New Roman" w:cs="Times New Roman"/>
          <w:color w:val="auto"/>
          <w:sz w:val="28"/>
          <w:szCs w:val="28"/>
        </w:rPr>
        <w:t>CONTINENT,COUNTRY</w:t>
      </w:r>
      <w:proofErr w:type="gramEnd"/>
      <w:r w:rsidRPr="00E405BB">
        <w:rPr>
          <w:rFonts w:ascii="Times New Roman" w:hAnsi="Times New Roman" w:cs="Times New Roman"/>
          <w:color w:val="auto"/>
          <w:sz w:val="28"/>
          <w:szCs w:val="28"/>
        </w:rPr>
        <w:t>_CODE,COUNTRY</w:t>
      </w:r>
    </w:p>
    <w:p w14:paraId="32D132BB" w14:textId="42128CB4" w:rsidR="001949D6" w:rsidRPr="00E405BB" w:rsidRDefault="7F196F95"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color w:val="auto"/>
          <w:sz w:val="28"/>
          <w:szCs w:val="28"/>
        </w:rPr>
        <w:t xml:space="preserve">order by </w:t>
      </w:r>
      <w:proofErr w:type="gramStart"/>
      <w:r w:rsidRPr="00E405BB">
        <w:rPr>
          <w:rFonts w:ascii="Times New Roman" w:hAnsi="Times New Roman" w:cs="Times New Roman"/>
          <w:color w:val="auto"/>
          <w:sz w:val="28"/>
          <w:szCs w:val="28"/>
        </w:rPr>
        <w:t>CONTINENT ,SUM</w:t>
      </w:r>
      <w:proofErr w:type="gramEnd"/>
      <w:r w:rsidRPr="00E405BB">
        <w:rPr>
          <w:rFonts w:ascii="Times New Roman" w:hAnsi="Times New Roman" w:cs="Times New Roman"/>
          <w:color w:val="auto"/>
          <w:sz w:val="28"/>
          <w:szCs w:val="28"/>
        </w:rPr>
        <w:t>(INFLATION_RATE) desc</w:t>
      </w:r>
    </w:p>
    <w:p w14:paraId="2F392271" w14:textId="540C4801" w:rsidR="001949D6" w:rsidRPr="00E405BB" w:rsidRDefault="001949D6" w:rsidP="00E405BB">
      <w:pPr>
        <w:pStyle w:val="Default"/>
        <w:spacing w:line="360" w:lineRule="auto"/>
        <w:rPr>
          <w:rFonts w:ascii="Times New Roman" w:hAnsi="Times New Roman" w:cs="Times New Roman"/>
          <w:color w:val="auto"/>
          <w:sz w:val="28"/>
          <w:szCs w:val="28"/>
        </w:rPr>
      </w:pPr>
    </w:p>
    <w:p w14:paraId="288C5651" w14:textId="1F54F488" w:rsidR="001949D6" w:rsidRPr="00E405BB" w:rsidRDefault="7F196F95"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7280B87E" wp14:editId="6589411E">
            <wp:extent cx="4572000" cy="3362325"/>
            <wp:effectExtent l="0" t="0" r="0" b="0"/>
            <wp:docPr id="123130069" name="Picture 12313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6C2F1F05" w14:textId="74338F9F" w:rsidR="001949D6" w:rsidRPr="00E405BB" w:rsidRDefault="001949D6" w:rsidP="00E405BB">
      <w:pPr>
        <w:pStyle w:val="Default"/>
        <w:spacing w:line="360" w:lineRule="auto"/>
        <w:rPr>
          <w:rFonts w:ascii="Times New Roman" w:hAnsi="Times New Roman" w:cs="Times New Roman"/>
          <w:sz w:val="28"/>
          <w:szCs w:val="28"/>
        </w:rPr>
      </w:pPr>
    </w:p>
    <w:p w14:paraId="0091B573" w14:textId="3DC2E69F" w:rsidR="001949D6" w:rsidRPr="00E405BB" w:rsidRDefault="001949D6" w:rsidP="00E405BB">
      <w:pPr>
        <w:pStyle w:val="Default"/>
        <w:spacing w:line="360" w:lineRule="auto"/>
        <w:rPr>
          <w:rFonts w:ascii="Times New Roman" w:hAnsi="Times New Roman" w:cs="Times New Roman"/>
          <w:sz w:val="28"/>
          <w:szCs w:val="28"/>
        </w:rPr>
      </w:pPr>
    </w:p>
    <w:p w14:paraId="24EB60A3" w14:textId="7E194871" w:rsidR="001949D6" w:rsidRPr="00E405BB" w:rsidRDefault="7F196F95" w:rsidP="00E405BB">
      <w:pPr>
        <w:pStyle w:val="Default"/>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t>2.</w:t>
      </w:r>
      <w:r w:rsidR="00AD41C1" w:rsidRPr="00E405BB">
        <w:rPr>
          <w:rFonts w:ascii="Times New Roman" w:hAnsi="Times New Roman" w:cs="Times New Roman"/>
          <w:b/>
          <w:bCs/>
          <w:sz w:val="28"/>
          <w:szCs w:val="28"/>
        </w:rPr>
        <w:t xml:space="preserve"> W</w:t>
      </w:r>
      <w:r w:rsidRPr="00E405BB">
        <w:rPr>
          <w:rFonts w:ascii="Times New Roman" w:hAnsi="Times New Roman" w:cs="Times New Roman"/>
          <w:b/>
          <w:bCs/>
          <w:sz w:val="28"/>
          <w:szCs w:val="28"/>
        </w:rPr>
        <w:t xml:space="preserve">hich are the top companies that laid of </w:t>
      </w:r>
      <w:r w:rsidR="00AD41C1" w:rsidRPr="00E405BB">
        <w:rPr>
          <w:rFonts w:ascii="Times New Roman" w:hAnsi="Times New Roman" w:cs="Times New Roman"/>
          <w:b/>
          <w:bCs/>
          <w:sz w:val="28"/>
          <w:szCs w:val="28"/>
        </w:rPr>
        <w:t>maximum</w:t>
      </w:r>
      <w:r w:rsidRPr="00E405BB">
        <w:rPr>
          <w:rFonts w:ascii="Times New Roman" w:hAnsi="Times New Roman" w:cs="Times New Roman"/>
          <w:b/>
          <w:bCs/>
          <w:sz w:val="28"/>
          <w:szCs w:val="28"/>
        </w:rPr>
        <w:t xml:space="preserve"> number of employees?</w:t>
      </w:r>
    </w:p>
    <w:p w14:paraId="24E73EC0" w14:textId="4C0F4248" w:rsidR="001949D6" w:rsidRPr="00E405BB" w:rsidRDefault="001949D6" w:rsidP="00E405BB">
      <w:pPr>
        <w:pStyle w:val="Default"/>
        <w:spacing w:line="360" w:lineRule="auto"/>
        <w:rPr>
          <w:rFonts w:ascii="Times New Roman" w:hAnsi="Times New Roman" w:cs="Times New Roman"/>
          <w:sz w:val="28"/>
          <w:szCs w:val="28"/>
        </w:rPr>
      </w:pPr>
    </w:p>
    <w:p w14:paraId="60B7CDC1" w14:textId="0568A0D3" w:rsidR="001949D6" w:rsidRPr="00E405BB" w:rsidRDefault="7F196F95"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 xml:space="preserve">select </w:t>
      </w:r>
      <w:proofErr w:type="gramStart"/>
      <w:r w:rsidRPr="00E405BB">
        <w:rPr>
          <w:rFonts w:ascii="Times New Roman" w:hAnsi="Times New Roman" w:cs="Times New Roman"/>
          <w:color w:val="auto"/>
          <w:sz w:val="28"/>
          <w:szCs w:val="28"/>
        </w:rPr>
        <w:t>COMPANY,ROUND</w:t>
      </w:r>
      <w:proofErr w:type="gramEnd"/>
      <w:r w:rsidRPr="00E405BB">
        <w:rPr>
          <w:rFonts w:ascii="Times New Roman" w:hAnsi="Times New Roman" w:cs="Times New Roman"/>
          <w:color w:val="auto"/>
          <w:sz w:val="28"/>
          <w:szCs w:val="28"/>
        </w:rPr>
        <w:t>(sum(LAID_OFF_COUNT)) AS "</w:t>
      </w:r>
      <w:proofErr w:type="spellStart"/>
      <w:r w:rsidRPr="00E405BB">
        <w:rPr>
          <w:rFonts w:ascii="Times New Roman" w:hAnsi="Times New Roman" w:cs="Times New Roman"/>
          <w:color w:val="auto"/>
          <w:sz w:val="28"/>
          <w:szCs w:val="28"/>
        </w:rPr>
        <w:t>laid_off</w:t>
      </w:r>
      <w:proofErr w:type="spellEnd"/>
      <w:r w:rsidRPr="00E405BB">
        <w:rPr>
          <w:rFonts w:ascii="Times New Roman" w:hAnsi="Times New Roman" w:cs="Times New Roman"/>
          <w:color w:val="auto"/>
          <w:sz w:val="28"/>
          <w:szCs w:val="28"/>
        </w:rPr>
        <w:t xml:space="preserve">" from </w:t>
      </w:r>
    </w:p>
    <w:p w14:paraId="29D5DB90" w14:textId="344407C7" w:rsidR="001949D6" w:rsidRPr="00E405BB" w:rsidRDefault="7F196F95"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 xml:space="preserve">LAYOFF_DIMENSION LAYD join </w:t>
      </w:r>
      <w:proofErr w:type="spellStart"/>
      <w:r w:rsidRPr="00E405BB">
        <w:rPr>
          <w:rFonts w:ascii="Times New Roman" w:hAnsi="Times New Roman" w:cs="Times New Roman"/>
          <w:color w:val="auto"/>
          <w:sz w:val="28"/>
          <w:szCs w:val="28"/>
        </w:rPr>
        <w:t>global_economic_facts</w:t>
      </w:r>
      <w:proofErr w:type="spellEnd"/>
      <w:r w:rsidRPr="00E405BB">
        <w:rPr>
          <w:rFonts w:ascii="Times New Roman" w:hAnsi="Times New Roman" w:cs="Times New Roman"/>
          <w:color w:val="auto"/>
          <w:sz w:val="28"/>
          <w:szCs w:val="28"/>
        </w:rPr>
        <w:t xml:space="preserve"> </w:t>
      </w:r>
      <w:proofErr w:type="spellStart"/>
      <w:r w:rsidRPr="00E405BB">
        <w:rPr>
          <w:rFonts w:ascii="Times New Roman" w:hAnsi="Times New Roman" w:cs="Times New Roman"/>
          <w:color w:val="auto"/>
          <w:sz w:val="28"/>
          <w:szCs w:val="28"/>
        </w:rPr>
        <w:t>gef</w:t>
      </w:r>
      <w:proofErr w:type="spellEnd"/>
      <w:r w:rsidRPr="00E405BB">
        <w:rPr>
          <w:rFonts w:ascii="Times New Roman" w:hAnsi="Times New Roman" w:cs="Times New Roman"/>
          <w:color w:val="auto"/>
          <w:sz w:val="28"/>
          <w:szCs w:val="28"/>
        </w:rPr>
        <w:t xml:space="preserve"> on </w:t>
      </w:r>
      <w:proofErr w:type="spellStart"/>
      <w:proofErr w:type="gramStart"/>
      <w:r w:rsidRPr="00E405BB">
        <w:rPr>
          <w:rFonts w:ascii="Times New Roman" w:hAnsi="Times New Roman" w:cs="Times New Roman"/>
          <w:color w:val="auto"/>
          <w:sz w:val="28"/>
          <w:szCs w:val="28"/>
        </w:rPr>
        <w:t>gef.LAYOFF</w:t>
      </w:r>
      <w:proofErr w:type="gramEnd"/>
      <w:r w:rsidRPr="00E405BB">
        <w:rPr>
          <w:rFonts w:ascii="Times New Roman" w:hAnsi="Times New Roman" w:cs="Times New Roman"/>
          <w:color w:val="auto"/>
          <w:sz w:val="28"/>
          <w:szCs w:val="28"/>
        </w:rPr>
        <w:t>_CID</w:t>
      </w:r>
      <w:proofErr w:type="spellEnd"/>
      <w:r w:rsidRPr="00E405BB">
        <w:rPr>
          <w:rFonts w:ascii="Times New Roman" w:hAnsi="Times New Roman" w:cs="Times New Roman"/>
          <w:color w:val="auto"/>
          <w:sz w:val="28"/>
          <w:szCs w:val="28"/>
        </w:rPr>
        <w:t xml:space="preserve"> = LAYD.COUNTRY_CODE AND LAYD.YEAR = GEF.YEAR</w:t>
      </w:r>
    </w:p>
    <w:p w14:paraId="4F077326" w14:textId="4BCAECE4" w:rsidR="001949D6" w:rsidRPr="00E405BB" w:rsidRDefault="7F196F95"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group by company</w:t>
      </w:r>
    </w:p>
    <w:p w14:paraId="45FBAA8A" w14:textId="134F7B77" w:rsidR="001949D6" w:rsidRPr="00E405BB" w:rsidRDefault="7F196F95"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 xml:space="preserve">ORDER BY </w:t>
      </w:r>
      <w:proofErr w:type="gramStart"/>
      <w:r w:rsidRPr="00E405BB">
        <w:rPr>
          <w:rFonts w:ascii="Times New Roman" w:hAnsi="Times New Roman" w:cs="Times New Roman"/>
          <w:color w:val="auto"/>
          <w:sz w:val="28"/>
          <w:szCs w:val="28"/>
        </w:rPr>
        <w:t>sum(</w:t>
      </w:r>
      <w:proofErr w:type="gramEnd"/>
      <w:r w:rsidRPr="00E405BB">
        <w:rPr>
          <w:rFonts w:ascii="Times New Roman" w:hAnsi="Times New Roman" w:cs="Times New Roman"/>
          <w:color w:val="auto"/>
          <w:sz w:val="28"/>
          <w:szCs w:val="28"/>
        </w:rPr>
        <w:t>LAID_OFF_COUNT) DESC</w:t>
      </w:r>
    </w:p>
    <w:p w14:paraId="28F9960F" w14:textId="75DC1069" w:rsidR="001949D6" w:rsidRPr="00E405BB" w:rsidRDefault="001949D6" w:rsidP="00E405BB">
      <w:pPr>
        <w:pStyle w:val="Default"/>
        <w:spacing w:line="360" w:lineRule="auto"/>
        <w:rPr>
          <w:rFonts w:ascii="Times New Roman" w:hAnsi="Times New Roman" w:cs="Times New Roman"/>
          <w:sz w:val="28"/>
          <w:szCs w:val="28"/>
        </w:rPr>
      </w:pPr>
    </w:p>
    <w:p w14:paraId="4903CBC4" w14:textId="6107985B" w:rsidR="001949D6" w:rsidRPr="00E405BB" w:rsidRDefault="7F196F95"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564E445F" wp14:editId="2953F724">
            <wp:extent cx="3676650" cy="4572000"/>
            <wp:effectExtent l="0" t="0" r="0" b="0"/>
            <wp:docPr id="599776476" name="Picture 59977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412246F9" w14:textId="04F50890" w:rsidR="001949D6" w:rsidRPr="00E405BB" w:rsidRDefault="001949D6" w:rsidP="00E405BB">
      <w:pPr>
        <w:pStyle w:val="Default"/>
        <w:spacing w:line="360" w:lineRule="auto"/>
        <w:rPr>
          <w:rFonts w:ascii="Times New Roman" w:hAnsi="Times New Roman" w:cs="Times New Roman"/>
          <w:sz w:val="28"/>
          <w:szCs w:val="28"/>
        </w:rPr>
      </w:pPr>
    </w:p>
    <w:p w14:paraId="7ECB97A3" w14:textId="3C54E1D4" w:rsidR="001949D6" w:rsidRPr="00E405BB" w:rsidRDefault="001949D6" w:rsidP="00E405BB">
      <w:pPr>
        <w:pStyle w:val="Default"/>
        <w:spacing w:line="360" w:lineRule="auto"/>
        <w:rPr>
          <w:rFonts w:ascii="Times New Roman" w:hAnsi="Times New Roman" w:cs="Times New Roman"/>
          <w:sz w:val="28"/>
          <w:szCs w:val="28"/>
        </w:rPr>
      </w:pPr>
    </w:p>
    <w:p w14:paraId="52CCC681" w14:textId="6DBBF566" w:rsidR="001949D6" w:rsidRPr="00E405BB" w:rsidRDefault="001949D6" w:rsidP="00E405BB">
      <w:pPr>
        <w:pStyle w:val="Default"/>
        <w:spacing w:line="360" w:lineRule="auto"/>
        <w:rPr>
          <w:rFonts w:ascii="Times New Roman" w:hAnsi="Times New Roman" w:cs="Times New Roman"/>
          <w:sz w:val="28"/>
          <w:szCs w:val="28"/>
        </w:rPr>
      </w:pPr>
    </w:p>
    <w:p w14:paraId="6992B198" w14:textId="2BEEC197" w:rsidR="001949D6" w:rsidRPr="00E405BB" w:rsidRDefault="001949D6" w:rsidP="00E405BB">
      <w:pPr>
        <w:pStyle w:val="Default"/>
        <w:spacing w:line="360" w:lineRule="auto"/>
        <w:rPr>
          <w:rFonts w:ascii="Times New Roman" w:hAnsi="Times New Roman" w:cs="Times New Roman"/>
          <w:sz w:val="28"/>
          <w:szCs w:val="28"/>
        </w:rPr>
      </w:pPr>
    </w:p>
    <w:p w14:paraId="580DACDA" w14:textId="390B6EB0" w:rsidR="001949D6" w:rsidRPr="00E405BB" w:rsidRDefault="001949D6" w:rsidP="00E405BB">
      <w:pPr>
        <w:pStyle w:val="Default"/>
        <w:spacing w:line="360" w:lineRule="auto"/>
        <w:rPr>
          <w:rFonts w:ascii="Times New Roman" w:hAnsi="Times New Roman" w:cs="Times New Roman"/>
          <w:sz w:val="28"/>
          <w:szCs w:val="28"/>
        </w:rPr>
      </w:pPr>
    </w:p>
    <w:p w14:paraId="3F97BE1A" w14:textId="0945C561" w:rsidR="001949D6" w:rsidRPr="00E405BB" w:rsidRDefault="1DBF078B" w:rsidP="00E405BB">
      <w:pPr>
        <w:pStyle w:val="Default"/>
        <w:spacing w:line="360" w:lineRule="auto"/>
        <w:rPr>
          <w:rFonts w:ascii="Times New Roman" w:hAnsi="Times New Roman" w:cs="Times New Roman"/>
          <w:b/>
          <w:bCs/>
          <w:sz w:val="28"/>
          <w:szCs w:val="28"/>
        </w:rPr>
      </w:pPr>
      <w:r w:rsidRPr="00E405BB">
        <w:rPr>
          <w:rFonts w:ascii="Times New Roman" w:hAnsi="Times New Roman" w:cs="Times New Roman"/>
          <w:b/>
          <w:bCs/>
          <w:sz w:val="28"/>
          <w:szCs w:val="28"/>
        </w:rPr>
        <w:t>3.</w:t>
      </w:r>
      <w:r w:rsidR="00AD41C1" w:rsidRPr="00E405BB">
        <w:rPr>
          <w:rFonts w:ascii="Times New Roman" w:hAnsi="Times New Roman" w:cs="Times New Roman"/>
          <w:b/>
          <w:bCs/>
          <w:sz w:val="28"/>
          <w:szCs w:val="28"/>
        </w:rPr>
        <w:t>W</w:t>
      </w:r>
      <w:r w:rsidRPr="00E405BB">
        <w:rPr>
          <w:rFonts w:ascii="Times New Roman" w:hAnsi="Times New Roman" w:cs="Times New Roman"/>
          <w:b/>
          <w:bCs/>
          <w:sz w:val="28"/>
          <w:szCs w:val="28"/>
        </w:rPr>
        <w:t xml:space="preserve">hat </w:t>
      </w:r>
      <w:r w:rsidR="00AD41C1" w:rsidRPr="00E405BB">
        <w:rPr>
          <w:rFonts w:ascii="Times New Roman" w:hAnsi="Times New Roman" w:cs="Times New Roman"/>
          <w:b/>
          <w:bCs/>
          <w:sz w:val="28"/>
          <w:szCs w:val="28"/>
        </w:rPr>
        <w:t>a</w:t>
      </w:r>
      <w:r w:rsidRPr="00E405BB">
        <w:rPr>
          <w:rFonts w:ascii="Times New Roman" w:hAnsi="Times New Roman" w:cs="Times New Roman"/>
          <w:b/>
          <w:bCs/>
          <w:sz w:val="28"/>
          <w:szCs w:val="28"/>
        </w:rPr>
        <w:t>re the impacts of inflation rate on housing price and interest rate?</w:t>
      </w:r>
      <w:r w:rsidR="001949D6" w:rsidRPr="00E405BB">
        <w:rPr>
          <w:rFonts w:ascii="Times New Roman" w:hAnsi="Times New Roman" w:cs="Times New Roman"/>
          <w:b/>
          <w:bCs/>
          <w:sz w:val="28"/>
          <w:szCs w:val="28"/>
        </w:rPr>
        <w:br/>
      </w:r>
      <w:r w:rsidR="001949D6" w:rsidRPr="00E405BB">
        <w:rPr>
          <w:rFonts w:ascii="Times New Roman" w:hAnsi="Times New Roman" w:cs="Times New Roman"/>
          <w:b/>
          <w:bCs/>
          <w:sz w:val="28"/>
          <w:szCs w:val="28"/>
        </w:rPr>
        <w:br/>
      </w:r>
    </w:p>
    <w:p w14:paraId="0B2839B5" w14:textId="7ED17B79" w:rsidR="001949D6" w:rsidRPr="00E405BB" w:rsidRDefault="1DBF078B" w:rsidP="00E405BB">
      <w:pPr>
        <w:pStyle w:val="Default"/>
        <w:spacing w:line="360" w:lineRule="auto"/>
        <w:rPr>
          <w:rFonts w:ascii="Times New Roman" w:hAnsi="Times New Roman" w:cs="Times New Roman"/>
          <w:color w:val="auto"/>
          <w:sz w:val="28"/>
          <w:szCs w:val="28"/>
        </w:rPr>
      </w:pPr>
      <w:r w:rsidRPr="00E405BB">
        <w:rPr>
          <w:rFonts w:ascii="Times New Roman" w:hAnsi="Times New Roman" w:cs="Times New Roman"/>
          <w:color w:val="auto"/>
          <w:sz w:val="28"/>
          <w:szCs w:val="28"/>
        </w:rPr>
        <w:t xml:space="preserve">SELECT distinct </w:t>
      </w:r>
      <w:proofErr w:type="gramStart"/>
      <w:r w:rsidRPr="00E405BB">
        <w:rPr>
          <w:rFonts w:ascii="Times New Roman" w:hAnsi="Times New Roman" w:cs="Times New Roman"/>
          <w:color w:val="auto"/>
          <w:sz w:val="28"/>
          <w:szCs w:val="28"/>
        </w:rPr>
        <w:t>GEF.YEAR,INFLATION</w:t>
      </w:r>
      <w:proofErr w:type="gramEnd"/>
      <w:r w:rsidRPr="00E405BB">
        <w:rPr>
          <w:rFonts w:ascii="Times New Roman" w:hAnsi="Times New Roman" w:cs="Times New Roman"/>
          <w:color w:val="auto"/>
          <w:sz w:val="28"/>
          <w:szCs w:val="28"/>
        </w:rPr>
        <w:t xml:space="preserve">_RATE,INTEREST_RATE,HOUSE_VALUE </w:t>
      </w:r>
    </w:p>
    <w:p w14:paraId="6DB18EFB" w14:textId="4D877E07" w:rsidR="001949D6" w:rsidRPr="00E405BB" w:rsidRDefault="1DBF078B" w:rsidP="00E405BB">
      <w:pPr>
        <w:pStyle w:val="Default"/>
        <w:spacing w:line="360" w:lineRule="auto"/>
        <w:rPr>
          <w:rFonts w:ascii="Times New Roman" w:hAnsi="Times New Roman" w:cs="Times New Roman"/>
          <w:color w:val="auto"/>
          <w:sz w:val="28"/>
          <w:szCs w:val="28"/>
        </w:rPr>
      </w:pPr>
      <w:proofErr w:type="gramStart"/>
      <w:r w:rsidRPr="00E405BB">
        <w:rPr>
          <w:rFonts w:ascii="Times New Roman" w:hAnsi="Times New Roman" w:cs="Times New Roman"/>
          <w:color w:val="auto"/>
          <w:sz w:val="28"/>
          <w:szCs w:val="28"/>
        </w:rPr>
        <w:lastRenderedPageBreak/>
        <w:t xml:space="preserve">FROM  </w:t>
      </w:r>
      <w:proofErr w:type="spellStart"/>
      <w:r w:rsidRPr="00E405BB">
        <w:rPr>
          <w:rFonts w:ascii="Times New Roman" w:hAnsi="Times New Roman" w:cs="Times New Roman"/>
          <w:color w:val="auto"/>
          <w:sz w:val="28"/>
          <w:szCs w:val="28"/>
        </w:rPr>
        <w:t>global</w:t>
      </w:r>
      <w:proofErr w:type="gramEnd"/>
      <w:r w:rsidRPr="00E405BB">
        <w:rPr>
          <w:rFonts w:ascii="Times New Roman" w:hAnsi="Times New Roman" w:cs="Times New Roman"/>
          <w:color w:val="auto"/>
          <w:sz w:val="28"/>
          <w:szCs w:val="28"/>
        </w:rPr>
        <w:t>_economic_facts</w:t>
      </w:r>
      <w:proofErr w:type="spellEnd"/>
      <w:r w:rsidRPr="00E405BB">
        <w:rPr>
          <w:rFonts w:ascii="Times New Roman" w:hAnsi="Times New Roman" w:cs="Times New Roman"/>
          <w:color w:val="auto"/>
          <w:sz w:val="28"/>
          <w:szCs w:val="28"/>
        </w:rPr>
        <w:t xml:space="preserve"> </w:t>
      </w:r>
      <w:proofErr w:type="spellStart"/>
      <w:r w:rsidRPr="00E405BB">
        <w:rPr>
          <w:rFonts w:ascii="Times New Roman" w:hAnsi="Times New Roman" w:cs="Times New Roman"/>
          <w:color w:val="auto"/>
          <w:sz w:val="28"/>
          <w:szCs w:val="28"/>
        </w:rPr>
        <w:t>gef</w:t>
      </w:r>
      <w:proofErr w:type="spellEnd"/>
      <w:r w:rsidRPr="00E405BB">
        <w:rPr>
          <w:rFonts w:ascii="Times New Roman" w:hAnsi="Times New Roman" w:cs="Times New Roman"/>
          <w:color w:val="auto"/>
          <w:sz w:val="28"/>
          <w:szCs w:val="28"/>
        </w:rPr>
        <w:t xml:space="preserve"> JOIN HOUSING_PRICE_DIMENSION HPD ON HPD.COUNTRY_CODE = GEF.HOUSE_CID AND HPD.YEAR = GEF.YEAR</w:t>
      </w:r>
    </w:p>
    <w:p w14:paraId="0D48A8F2" w14:textId="348B27A3" w:rsidR="001949D6" w:rsidRPr="00E405BB" w:rsidRDefault="001949D6" w:rsidP="00E405BB">
      <w:pPr>
        <w:pStyle w:val="Default"/>
        <w:spacing w:line="360" w:lineRule="auto"/>
        <w:rPr>
          <w:rFonts w:ascii="Times New Roman" w:hAnsi="Times New Roman" w:cs="Times New Roman"/>
          <w:sz w:val="28"/>
          <w:szCs w:val="28"/>
        </w:rPr>
      </w:pPr>
    </w:p>
    <w:p w14:paraId="36739406" w14:textId="52A6FF1C" w:rsidR="001949D6" w:rsidRPr="00E405BB" w:rsidRDefault="638E6458" w:rsidP="00E405BB">
      <w:pPr>
        <w:pStyle w:val="Default"/>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22C79B60" wp14:editId="0FFA4B09">
            <wp:extent cx="4572000" cy="2857500"/>
            <wp:effectExtent l="0" t="0" r="0" b="0"/>
            <wp:docPr id="1792599297" name="Picture 179259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A79A8C7" w14:textId="77777777" w:rsidR="00563E62" w:rsidRPr="00E405BB" w:rsidRDefault="00563E62" w:rsidP="00E405BB">
      <w:pPr>
        <w:pStyle w:val="Default"/>
        <w:spacing w:line="360" w:lineRule="auto"/>
        <w:rPr>
          <w:rFonts w:ascii="Times New Roman" w:hAnsi="Times New Roman" w:cs="Times New Roman"/>
          <w:sz w:val="28"/>
          <w:szCs w:val="28"/>
        </w:rPr>
      </w:pPr>
    </w:p>
    <w:p w14:paraId="679B7F44" w14:textId="77777777" w:rsidR="006B77AB" w:rsidRPr="00E405BB" w:rsidRDefault="006B77AB" w:rsidP="00E405BB">
      <w:pPr>
        <w:spacing w:line="360" w:lineRule="auto"/>
        <w:rPr>
          <w:rFonts w:ascii="Times New Roman" w:hAnsi="Times New Roman" w:cs="Times New Roman"/>
          <w:b/>
          <w:bCs/>
          <w:sz w:val="28"/>
          <w:szCs w:val="28"/>
          <w:u w:val="single"/>
        </w:rPr>
      </w:pPr>
      <w:r w:rsidRPr="00E405BB">
        <w:rPr>
          <w:rFonts w:ascii="Times New Roman" w:hAnsi="Times New Roman" w:cs="Times New Roman"/>
          <w:b/>
          <w:bCs/>
          <w:sz w:val="28"/>
          <w:szCs w:val="28"/>
          <w:u w:val="single"/>
        </w:rPr>
        <w:t>Reporting, Modeling and Storytelling</w:t>
      </w:r>
    </w:p>
    <w:p w14:paraId="536E4153" w14:textId="77777777" w:rsidR="006B77AB" w:rsidRPr="00E405BB" w:rsidRDefault="006B77A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Below are the important findings that we found from the data warehouse model. We have addressed the questions below using the tableau.</w:t>
      </w:r>
    </w:p>
    <w:p w14:paraId="0A9DE3AE" w14:textId="77777777" w:rsidR="006B77AB" w:rsidRPr="00E405BB" w:rsidRDefault="006B77AB" w:rsidP="00E405BB">
      <w:pPr>
        <w:pStyle w:val="Default"/>
        <w:spacing w:line="360" w:lineRule="auto"/>
        <w:rPr>
          <w:rFonts w:ascii="Times New Roman" w:hAnsi="Times New Roman" w:cs="Times New Roman"/>
          <w:sz w:val="28"/>
          <w:szCs w:val="28"/>
        </w:rPr>
      </w:pPr>
    </w:p>
    <w:p w14:paraId="66345297" w14:textId="77777777" w:rsidR="006B77AB" w:rsidRPr="00E405BB" w:rsidRDefault="006B77AB" w:rsidP="00E405BB">
      <w:pPr>
        <w:pStyle w:val="Default"/>
        <w:spacing w:line="360" w:lineRule="auto"/>
        <w:rPr>
          <w:rFonts w:ascii="Times New Roman" w:hAnsi="Times New Roman" w:cs="Times New Roman"/>
          <w:b/>
          <w:bCs/>
          <w:color w:val="auto"/>
          <w:sz w:val="28"/>
          <w:szCs w:val="28"/>
        </w:rPr>
      </w:pPr>
      <w:r w:rsidRPr="00E405BB">
        <w:rPr>
          <w:rFonts w:ascii="Times New Roman" w:hAnsi="Times New Roman" w:cs="Times New Roman"/>
          <w:b/>
          <w:bCs/>
          <w:color w:val="auto"/>
          <w:sz w:val="28"/>
          <w:szCs w:val="28"/>
          <w14:ligatures w14:val="none"/>
        </w:rPr>
        <w:t>1. What are the countries with high inflation rate by continents?</w:t>
      </w:r>
    </w:p>
    <w:p w14:paraId="4DF35202" w14:textId="77777777" w:rsidR="006B77AB" w:rsidRPr="00E405BB" w:rsidRDefault="006B77AB" w:rsidP="00E405BB">
      <w:pPr>
        <w:spacing w:line="360" w:lineRule="auto"/>
        <w:rPr>
          <w:rFonts w:ascii="Times New Roman" w:hAnsi="Times New Roman" w:cs="Times New Roman"/>
          <w:sz w:val="28"/>
          <w:szCs w:val="28"/>
        </w:rPr>
      </w:pPr>
    </w:p>
    <w:p w14:paraId="0361FA1C" w14:textId="77777777" w:rsidR="00563E62" w:rsidRPr="00E405BB" w:rsidRDefault="00563E62" w:rsidP="00E405BB">
      <w:pPr>
        <w:pStyle w:val="Default"/>
        <w:spacing w:line="360" w:lineRule="auto"/>
        <w:rPr>
          <w:rFonts w:ascii="Times New Roman" w:hAnsi="Times New Roman" w:cs="Times New Roman"/>
          <w:sz w:val="28"/>
          <w:szCs w:val="28"/>
        </w:rPr>
      </w:pPr>
    </w:p>
    <w:p w14:paraId="305804C3" w14:textId="109FAC6B" w:rsidR="005842E0" w:rsidRPr="00E405BB" w:rsidRDefault="005842E0" w:rsidP="00E405BB">
      <w:pPr>
        <w:pStyle w:val="Default"/>
        <w:spacing w:line="360" w:lineRule="auto"/>
        <w:rPr>
          <w:rFonts w:ascii="Times New Roman" w:hAnsi="Times New Roman" w:cs="Times New Roman"/>
          <w:color w:val="auto"/>
          <w:sz w:val="28"/>
          <w:szCs w:val="28"/>
          <w14:ligatures w14:val="none"/>
        </w:rPr>
      </w:pPr>
      <w:r w:rsidRPr="00E405BB">
        <w:rPr>
          <w:rFonts w:ascii="Times New Roman" w:hAnsi="Times New Roman" w:cs="Times New Roman"/>
          <w:noProof/>
          <w:color w:val="auto"/>
          <w:sz w:val="28"/>
          <w:szCs w:val="28"/>
          <w14:ligatures w14:val="none"/>
        </w:rPr>
        <w:lastRenderedPageBreak/>
        <w:drawing>
          <wp:inline distT="0" distB="0" distL="0" distR="0" wp14:anchorId="58A63EF0" wp14:editId="1174A2C6">
            <wp:extent cx="3022600" cy="4292600"/>
            <wp:effectExtent l="12700" t="12700" r="12700" b="12700"/>
            <wp:docPr id="221254004" name="Picture 22125400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4004" name="Picture 1" descr="A graph of a bar chart&#10;&#10;Description automatically generated with medium confidence"/>
                    <pic:cNvPicPr/>
                  </pic:nvPicPr>
                  <pic:blipFill>
                    <a:blip r:embed="rId22"/>
                    <a:stretch>
                      <a:fillRect/>
                    </a:stretch>
                  </pic:blipFill>
                  <pic:spPr>
                    <a:xfrm>
                      <a:off x="0" y="0"/>
                      <a:ext cx="3022600" cy="4292600"/>
                    </a:xfrm>
                    <a:prstGeom prst="rect">
                      <a:avLst/>
                    </a:prstGeom>
                    <a:solidFill>
                      <a:schemeClr val="accent1"/>
                    </a:solidFill>
                    <a:ln>
                      <a:solidFill>
                        <a:schemeClr val="tx1"/>
                      </a:solidFill>
                    </a:ln>
                  </pic:spPr>
                </pic:pic>
              </a:graphicData>
            </a:graphic>
          </wp:inline>
        </w:drawing>
      </w:r>
    </w:p>
    <w:p w14:paraId="69E68673" w14:textId="3AE0E944" w:rsidR="001949D6" w:rsidRPr="00E405BB" w:rsidRDefault="005842E0" w:rsidP="00E405BB">
      <w:pPr>
        <w:pStyle w:val="Default"/>
        <w:spacing w:line="360" w:lineRule="auto"/>
        <w:rPr>
          <w:rFonts w:ascii="Times New Roman" w:hAnsi="Times New Roman" w:cs="Times New Roman"/>
          <w:color w:val="auto"/>
          <w:sz w:val="28"/>
          <w:szCs w:val="28"/>
          <w14:ligatures w14:val="none"/>
        </w:rPr>
      </w:pPr>
      <w:r w:rsidRPr="00E405BB">
        <w:rPr>
          <w:rFonts w:ascii="Times New Roman" w:hAnsi="Times New Roman" w:cs="Times New Roman"/>
          <w:color w:val="auto"/>
          <w:sz w:val="28"/>
          <w:szCs w:val="28"/>
          <w14:ligatures w14:val="none"/>
        </w:rPr>
        <w:t xml:space="preserve">We </w:t>
      </w:r>
      <w:r w:rsidR="001949D6" w:rsidRPr="00E405BB">
        <w:rPr>
          <w:rFonts w:ascii="Times New Roman" w:hAnsi="Times New Roman" w:cs="Times New Roman"/>
          <w:color w:val="auto"/>
          <w:sz w:val="28"/>
          <w:szCs w:val="28"/>
          <w14:ligatures w14:val="none"/>
        </w:rPr>
        <w:t xml:space="preserve">used a bar chart as we </w:t>
      </w:r>
      <w:r w:rsidR="00E405BB" w:rsidRPr="00E405BB">
        <w:rPr>
          <w:rFonts w:ascii="Times New Roman" w:hAnsi="Times New Roman" w:cs="Times New Roman"/>
          <w:color w:val="auto"/>
          <w:sz w:val="28"/>
          <w:szCs w:val="28"/>
          <w14:ligatures w14:val="none"/>
        </w:rPr>
        <w:t>must</w:t>
      </w:r>
      <w:r w:rsidR="001949D6" w:rsidRPr="00E405BB">
        <w:rPr>
          <w:rFonts w:ascii="Times New Roman" w:hAnsi="Times New Roman" w:cs="Times New Roman"/>
          <w:color w:val="auto"/>
          <w:sz w:val="28"/>
          <w:szCs w:val="28"/>
          <w14:ligatures w14:val="none"/>
        </w:rPr>
        <w:t xml:space="preserve"> analyze the average inflation rate trend over a specific point in time. </w:t>
      </w:r>
    </w:p>
    <w:p w14:paraId="2809433B" w14:textId="4BC0EBED" w:rsidR="000246E4" w:rsidRPr="00E405BB" w:rsidRDefault="001949D6"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the chart, it is evident that Inflation Rate spiked over the last three years.</w:t>
      </w:r>
    </w:p>
    <w:p w14:paraId="3F0CB375" w14:textId="63C2DE24" w:rsidR="00DA63A1" w:rsidRPr="00E405BB" w:rsidRDefault="00DA63A1"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2. What are the types of Inflation and its proportion?</w:t>
      </w:r>
    </w:p>
    <w:p w14:paraId="112AF555" w14:textId="0F235203" w:rsidR="00DA63A1" w:rsidRPr="00E405BB" w:rsidRDefault="00DA63A1"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590E01F3" wp14:editId="76253738">
            <wp:extent cx="4796790" cy="2282190"/>
            <wp:effectExtent l="19050" t="19050" r="22860" b="22860"/>
            <wp:docPr id="410571853" name="Picture 410571853"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853" name="Picture 1" descr="A pie chart with numbers and text&#10;&#10;Description automatically generated"/>
                    <pic:cNvPicPr/>
                  </pic:nvPicPr>
                  <pic:blipFill>
                    <a:blip r:embed="rId23"/>
                    <a:stretch>
                      <a:fillRect/>
                    </a:stretch>
                  </pic:blipFill>
                  <pic:spPr>
                    <a:xfrm>
                      <a:off x="0" y="0"/>
                      <a:ext cx="4811486" cy="2289182"/>
                    </a:xfrm>
                    <a:prstGeom prst="rect">
                      <a:avLst/>
                    </a:prstGeom>
                    <a:solidFill>
                      <a:schemeClr val="accent1"/>
                    </a:solidFill>
                    <a:ln>
                      <a:solidFill>
                        <a:schemeClr val="tx1"/>
                      </a:solidFill>
                    </a:ln>
                  </pic:spPr>
                </pic:pic>
              </a:graphicData>
            </a:graphic>
          </wp:inline>
        </w:drawing>
      </w:r>
    </w:p>
    <w:p w14:paraId="1B35A1B5" w14:textId="66F07360" w:rsidR="007146C8" w:rsidRPr="00E405BB" w:rsidRDefault="00DA63A1"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It is clearly understandable from the chart that the top Inflation Price is Headline Consumer Price and Food Consumer Price and Official Core Consumer Price is the least. Also, except for Official Core Consumer Price inflation, almost all the other inflations are in almost the same proportion.</w:t>
      </w:r>
    </w:p>
    <w:p w14:paraId="16D1B7CA" w14:textId="46D43736" w:rsidR="00901C00" w:rsidRPr="00E405BB" w:rsidRDefault="00901C00"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3. What are the countries with High Inflation Rates by Continent?</w:t>
      </w:r>
    </w:p>
    <w:p w14:paraId="2743148C" w14:textId="759C426E" w:rsidR="00901C00" w:rsidRPr="00E405BB" w:rsidRDefault="00887C43"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We </w:t>
      </w:r>
      <w:r w:rsidR="00901C00" w:rsidRPr="00E405BB">
        <w:rPr>
          <w:rFonts w:ascii="Times New Roman" w:hAnsi="Times New Roman" w:cs="Times New Roman"/>
          <w:sz w:val="28"/>
          <w:szCs w:val="28"/>
        </w:rPr>
        <w:t xml:space="preserve">used the Horizontal bar chart with the drill-down option. Also, </w:t>
      </w:r>
      <w:r w:rsidRPr="00E405BB">
        <w:rPr>
          <w:rFonts w:ascii="Times New Roman" w:hAnsi="Times New Roman" w:cs="Times New Roman"/>
          <w:sz w:val="28"/>
          <w:szCs w:val="28"/>
        </w:rPr>
        <w:t>we</w:t>
      </w:r>
      <w:r w:rsidR="00901C00" w:rsidRPr="00E405BB">
        <w:rPr>
          <w:rFonts w:ascii="Times New Roman" w:hAnsi="Times New Roman" w:cs="Times New Roman"/>
          <w:sz w:val="28"/>
          <w:szCs w:val="28"/>
        </w:rPr>
        <w:t xml:space="preserve"> used the color option to help in distinguishing the top countries in each Continent.</w:t>
      </w:r>
    </w:p>
    <w:p w14:paraId="45AF710B" w14:textId="50DCA4CB" w:rsidR="00887C43" w:rsidRPr="00E405BB" w:rsidRDefault="00887C43"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3BAAEC2B" wp14:editId="67682AE3">
            <wp:extent cx="5943600" cy="3303270"/>
            <wp:effectExtent l="12700" t="12700" r="12700" b="11430"/>
            <wp:docPr id="1096594371" name="Picture 1096594371" descr="A graph with red and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94371" name="Picture 1" descr="A graph with red and yellow bars&#10;&#10;Description automatically generated"/>
                    <pic:cNvPicPr/>
                  </pic:nvPicPr>
                  <pic:blipFill>
                    <a:blip r:embed="rId24"/>
                    <a:stretch>
                      <a:fillRect/>
                    </a:stretch>
                  </pic:blipFill>
                  <pic:spPr>
                    <a:xfrm>
                      <a:off x="0" y="0"/>
                      <a:ext cx="5943600" cy="3303270"/>
                    </a:xfrm>
                    <a:prstGeom prst="rect">
                      <a:avLst/>
                    </a:prstGeom>
                    <a:solidFill>
                      <a:schemeClr val="accent1"/>
                    </a:solidFill>
                    <a:ln>
                      <a:solidFill>
                        <a:schemeClr val="tx1"/>
                      </a:solidFill>
                    </a:ln>
                  </pic:spPr>
                </pic:pic>
              </a:graphicData>
            </a:graphic>
          </wp:inline>
        </w:drawing>
      </w:r>
    </w:p>
    <w:p w14:paraId="1F544E34" w14:textId="0538C9A0" w:rsidR="00887C43" w:rsidRPr="00E405BB" w:rsidRDefault="00887C43"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It is clear from the graph that South America has the Highest Inflation Rate. An interesting insight is that Iran, Yemen, and Turkey have Inflation Rate has a similar range of Inflation Rates. Europe looks like the one country with lowed Inflation Rate making it the best country for people to live.</w:t>
      </w:r>
    </w:p>
    <w:p w14:paraId="7DEB291D" w14:textId="4FBD6EE8" w:rsidR="00B95BCB" w:rsidRPr="00E405BB" w:rsidRDefault="00B95BC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4. Is there a correlation between the GDP Rate and Inflation Rate in different countries over the years?</w:t>
      </w:r>
    </w:p>
    <w:p w14:paraId="49177038" w14:textId="74D033FD" w:rsidR="00B95BCB" w:rsidRPr="00E405BB" w:rsidRDefault="00B95BC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Here we chose to use the lined chart to show how is the trend over the years between the GDP Rate and the Inflation Rate.</w:t>
      </w:r>
    </w:p>
    <w:p w14:paraId="04010795" w14:textId="5A06B6A7" w:rsidR="00B95BCB" w:rsidRPr="00E405BB" w:rsidRDefault="00B95BCB"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4E9A1A3B" wp14:editId="63788179">
            <wp:extent cx="5549900" cy="3558221"/>
            <wp:effectExtent l="12700" t="12700" r="12700" b="10795"/>
            <wp:docPr id="381751140" name="Picture 381751140" descr="A graph of a graph showing the growth of the econom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51140" name="Picture 1" descr="A graph of a graph showing the growth of the economy&#10;&#10;Description automatically generated with medium confidence"/>
                    <pic:cNvPicPr/>
                  </pic:nvPicPr>
                  <pic:blipFill>
                    <a:blip r:embed="rId25"/>
                    <a:stretch>
                      <a:fillRect/>
                    </a:stretch>
                  </pic:blipFill>
                  <pic:spPr>
                    <a:xfrm>
                      <a:off x="0" y="0"/>
                      <a:ext cx="5554124" cy="3560929"/>
                    </a:xfrm>
                    <a:prstGeom prst="rect">
                      <a:avLst/>
                    </a:prstGeom>
                    <a:solidFill>
                      <a:schemeClr val="accent1"/>
                    </a:solidFill>
                    <a:ln>
                      <a:solidFill>
                        <a:schemeClr val="tx1"/>
                      </a:solidFill>
                    </a:ln>
                  </pic:spPr>
                </pic:pic>
              </a:graphicData>
            </a:graphic>
          </wp:inline>
        </w:drawing>
      </w:r>
    </w:p>
    <w:p w14:paraId="06356243" w14:textId="77777777" w:rsidR="00B95BCB" w:rsidRPr="00E405BB" w:rsidRDefault="00B95BC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the chart it is evident that the GDP and inflation have an inverse relationship. A high rate of inflation can lead to a decrease in the GDP rate, as it can increase costs for businesses and consumers, reduce purchasing power, and discourage investment.</w:t>
      </w:r>
    </w:p>
    <w:p w14:paraId="356A3AC1" w14:textId="4907624E" w:rsidR="00B95BCB" w:rsidRPr="00E405BB" w:rsidRDefault="00B95BC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On the other hand, a low rate of inflation can be beneficial for economic growth, as it can increase consumer and business confidence, encourage investment, and make it easier for businesses to plan.</w:t>
      </w:r>
    </w:p>
    <w:p w14:paraId="1C3168EF" w14:textId="77777777" w:rsidR="002C4EBB" w:rsidRPr="00E405BB" w:rsidRDefault="002C4EBB" w:rsidP="00E405BB">
      <w:pPr>
        <w:pStyle w:val="Default"/>
        <w:spacing w:line="360" w:lineRule="auto"/>
        <w:rPr>
          <w:rFonts w:ascii="Times New Roman" w:hAnsi="Times New Roman" w:cs="Times New Roman"/>
          <w:sz w:val="28"/>
          <w:szCs w:val="28"/>
        </w:rPr>
      </w:pPr>
    </w:p>
    <w:p w14:paraId="2E934CD3" w14:textId="77777777" w:rsidR="002C4EBB" w:rsidRPr="00E405BB" w:rsidRDefault="002C4EBB" w:rsidP="00E405BB">
      <w:pPr>
        <w:pStyle w:val="Default"/>
        <w:spacing w:line="360" w:lineRule="auto"/>
        <w:rPr>
          <w:rFonts w:ascii="Times New Roman" w:hAnsi="Times New Roman" w:cs="Times New Roman"/>
          <w:color w:val="auto"/>
          <w:sz w:val="28"/>
          <w:szCs w:val="28"/>
          <w14:ligatures w14:val="none"/>
        </w:rPr>
      </w:pPr>
      <w:r w:rsidRPr="00E405BB">
        <w:rPr>
          <w:rFonts w:ascii="Times New Roman" w:hAnsi="Times New Roman" w:cs="Times New Roman"/>
          <w:color w:val="auto"/>
          <w:sz w:val="28"/>
          <w:szCs w:val="28"/>
          <w14:ligatures w14:val="none"/>
        </w:rPr>
        <w:t xml:space="preserve">5. What are the impacts of the Inflation Rate on the Housing Price Rate and Interest Rate? </w:t>
      </w:r>
    </w:p>
    <w:p w14:paraId="7710259A" w14:textId="2090F97B" w:rsidR="00C54258" w:rsidRPr="00E405BB" w:rsidRDefault="002C4EBB"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lastRenderedPageBreak/>
        <w:t xml:space="preserve">Here </w:t>
      </w:r>
      <w:r w:rsidR="005540DC" w:rsidRPr="00E405BB">
        <w:rPr>
          <w:rFonts w:ascii="Times New Roman" w:hAnsi="Times New Roman" w:cs="Times New Roman"/>
          <w:sz w:val="28"/>
          <w:szCs w:val="28"/>
        </w:rPr>
        <w:t>we</w:t>
      </w:r>
      <w:r w:rsidRPr="00E405BB">
        <w:rPr>
          <w:rFonts w:ascii="Times New Roman" w:hAnsi="Times New Roman" w:cs="Times New Roman"/>
          <w:sz w:val="28"/>
          <w:szCs w:val="28"/>
        </w:rPr>
        <w:t xml:space="preserve"> chose to use the double bar chart to show how is the trend over the years between the Interest Rate and the Inflation Rate.</w:t>
      </w:r>
    </w:p>
    <w:p w14:paraId="795280CF" w14:textId="313EB16C" w:rsidR="005540DC" w:rsidRPr="00E405BB" w:rsidRDefault="005540DC"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drawing>
          <wp:inline distT="0" distB="0" distL="0" distR="0" wp14:anchorId="4D294AE9" wp14:editId="60BF224D">
            <wp:extent cx="4622800" cy="4305300"/>
            <wp:effectExtent l="12700" t="12700" r="12700" b="12700"/>
            <wp:docPr id="726860079" name="Picture 726860079" descr="A graph of 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0079" name="Picture 1" descr="A graph of a graph with blue and green bars&#10;&#10;Description automatically generated"/>
                    <pic:cNvPicPr/>
                  </pic:nvPicPr>
                  <pic:blipFill>
                    <a:blip r:embed="rId26"/>
                    <a:stretch>
                      <a:fillRect/>
                    </a:stretch>
                  </pic:blipFill>
                  <pic:spPr>
                    <a:xfrm>
                      <a:off x="0" y="0"/>
                      <a:ext cx="4622800" cy="4305300"/>
                    </a:xfrm>
                    <a:prstGeom prst="rect">
                      <a:avLst/>
                    </a:prstGeom>
                    <a:solidFill>
                      <a:schemeClr val="accent1"/>
                    </a:solidFill>
                    <a:ln>
                      <a:solidFill>
                        <a:schemeClr val="tx1"/>
                      </a:solidFill>
                    </a:ln>
                  </pic:spPr>
                </pic:pic>
              </a:graphicData>
            </a:graphic>
          </wp:inline>
        </w:drawing>
      </w:r>
    </w:p>
    <w:p w14:paraId="4F4E20AD" w14:textId="14B5D06A" w:rsidR="009E7742" w:rsidRPr="00E405BB" w:rsidRDefault="005540DC"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It is understandable from the graph that they both are interlinked to each other. When the Inflation goes high, the interest goes high like in 2022. Inflation can lead to an increase in interest rates, as lenders may demand higher interest rates to compensate for the decrease in purchasing power caused by inflation. High inflation rates can also lead to a decrease in the demand for bonds, which can cause bond prices to decrease and interest rates to increase.</w:t>
      </w:r>
    </w:p>
    <w:p w14:paraId="7BB4F710" w14:textId="77777777" w:rsidR="00C64024" w:rsidRPr="00E405BB" w:rsidRDefault="009E7742"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0395E956" wp14:editId="06A58F89">
            <wp:extent cx="4597400" cy="4368800"/>
            <wp:effectExtent l="12700" t="12700" r="12700" b="12700"/>
            <wp:docPr id="1537785481" name="Picture 1537785481" descr="A graph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85481" name="Picture 1" descr="A graph of blue and green bars&#10;&#10;Description automatically generated"/>
                    <pic:cNvPicPr/>
                  </pic:nvPicPr>
                  <pic:blipFill>
                    <a:blip r:embed="rId27"/>
                    <a:stretch>
                      <a:fillRect/>
                    </a:stretch>
                  </pic:blipFill>
                  <pic:spPr>
                    <a:xfrm>
                      <a:off x="0" y="0"/>
                      <a:ext cx="4597400" cy="4368800"/>
                    </a:xfrm>
                    <a:prstGeom prst="rect">
                      <a:avLst/>
                    </a:prstGeom>
                    <a:solidFill>
                      <a:schemeClr val="accent1"/>
                    </a:solidFill>
                    <a:ln>
                      <a:solidFill>
                        <a:schemeClr val="tx1"/>
                      </a:solidFill>
                    </a:ln>
                  </pic:spPr>
                </pic:pic>
              </a:graphicData>
            </a:graphic>
          </wp:inline>
        </w:drawing>
      </w:r>
    </w:p>
    <w:p w14:paraId="625EAB0F" w14:textId="6FC7AF7A" w:rsidR="009E7742" w:rsidRPr="00E405BB" w:rsidRDefault="009E7742"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this graph it is evident that housing price rate and Inflation go hand in hand. Both rates shoot up so high in the year 2022.</w:t>
      </w:r>
    </w:p>
    <w:p w14:paraId="052EAFE7" w14:textId="070DEB17" w:rsidR="00077DF1" w:rsidRPr="00E405BB" w:rsidRDefault="00077DF1" w:rsidP="00E405BB">
      <w:pPr>
        <w:pStyle w:val="ListParagraph"/>
        <w:numPr>
          <w:ilvl w:val="0"/>
          <w:numId w:val="4"/>
        </w:numPr>
        <w:spacing w:line="360" w:lineRule="auto"/>
        <w:rPr>
          <w:rFonts w:ascii="Times New Roman" w:hAnsi="Times New Roman" w:cs="Times New Roman"/>
          <w:sz w:val="28"/>
          <w:szCs w:val="28"/>
        </w:rPr>
      </w:pPr>
      <w:r w:rsidRPr="00E405BB">
        <w:rPr>
          <w:rFonts w:ascii="Times New Roman" w:hAnsi="Times New Roman" w:cs="Times New Roman"/>
          <w:sz w:val="28"/>
          <w:szCs w:val="28"/>
        </w:rPr>
        <w:t>Which countries had the highest layoff percentage in the last 3 years?</w:t>
      </w:r>
    </w:p>
    <w:p w14:paraId="635DD758" w14:textId="1060CD49" w:rsidR="00077DF1" w:rsidRPr="00E405BB" w:rsidRDefault="0025222E"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We</w:t>
      </w:r>
      <w:r w:rsidR="00077DF1" w:rsidRPr="00E405BB">
        <w:rPr>
          <w:rFonts w:ascii="Times New Roman" w:hAnsi="Times New Roman" w:cs="Times New Roman"/>
          <w:sz w:val="28"/>
          <w:szCs w:val="28"/>
        </w:rPr>
        <w:t xml:space="preserve"> used the map in this scenario, as </w:t>
      </w:r>
      <w:r w:rsidRPr="00E405BB">
        <w:rPr>
          <w:rFonts w:ascii="Times New Roman" w:hAnsi="Times New Roman" w:cs="Times New Roman"/>
          <w:sz w:val="28"/>
          <w:szCs w:val="28"/>
        </w:rPr>
        <w:t xml:space="preserve">we </w:t>
      </w:r>
      <w:r w:rsidR="00077DF1" w:rsidRPr="00E405BB">
        <w:rPr>
          <w:rFonts w:ascii="Times New Roman" w:hAnsi="Times New Roman" w:cs="Times New Roman"/>
          <w:sz w:val="28"/>
          <w:szCs w:val="28"/>
        </w:rPr>
        <w:t xml:space="preserve">would like to see the layoff percentage globally. Also, </w:t>
      </w:r>
      <w:r w:rsidRPr="00E405BB">
        <w:rPr>
          <w:rFonts w:ascii="Times New Roman" w:hAnsi="Times New Roman" w:cs="Times New Roman"/>
          <w:sz w:val="28"/>
          <w:szCs w:val="28"/>
        </w:rPr>
        <w:t>we</w:t>
      </w:r>
      <w:r w:rsidR="00077DF1" w:rsidRPr="00E405BB">
        <w:rPr>
          <w:rFonts w:ascii="Times New Roman" w:hAnsi="Times New Roman" w:cs="Times New Roman"/>
          <w:sz w:val="28"/>
          <w:szCs w:val="28"/>
        </w:rPr>
        <w:t xml:space="preserve"> used color to show the intensity of layoff.</w:t>
      </w:r>
    </w:p>
    <w:p w14:paraId="5034D690" w14:textId="765D06E2" w:rsidR="008C4B5D" w:rsidRPr="00E405BB" w:rsidRDefault="008C4B5D" w:rsidP="00E405BB">
      <w:pPr>
        <w:spacing w:line="360" w:lineRule="auto"/>
        <w:rPr>
          <w:rFonts w:ascii="Times New Roman" w:hAnsi="Times New Roman" w:cs="Times New Roman"/>
          <w:sz w:val="28"/>
          <w:szCs w:val="28"/>
        </w:rPr>
      </w:pPr>
      <w:r w:rsidRPr="00E405BB">
        <w:rPr>
          <w:rFonts w:ascii="Times New Roman" w:hAnsi="Times New Roman" w:cs="Times New Roman"/>
          <w:noProof/>
          <w:sz w:val="28"/>
          <w:szCs w:val="28"/>
        </w:rPr>
        <w:lastRenderedPageBreak/>
        <w:drawing>
          <wp:inline distT="0" distB="0" distL="0" distR="0" wp14:anchorId="69DDF7FF" wp14:editId="05E2F670">
            <wp:extent cx="5943600" cy="3103880"/>
            <wp:effectExtent l="12700" t="12700" r="12700" b="7620"/>
            <wp:docPr id="1154065118" name="Picture 115406511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5118" name="Picture 1" descr="A map of the world&#10;&#10;Description automatically generated"/>
                    <pic:cNvPicPr/>
                  </pic:nvPicPr>
                  <pic:blipFill>
                    <a:blip r:embed="rId28"/>
                    <a:stretch>
                      <a:fillRect/>
                    </a:stretch>
                  </pic:blipFill>
                  <pic:spPr>
                    <a:xfrm>
                      <a:off x="0" y="0"/>
                      <a:ext cx="5943600" cy="3103880"/>
                    </a:xfrm>
                    <a:prstGeom prst="rect">
                      <a:avLst/>
                    </a:prstGeom>
                    <a:solidFill>
                      <a:schemeClr val="accent1"/>
                    </a:solidFill>
                    <a:ln>
                      <a:solidFill>
                        <a:schemeClr val="tx1"/>
                      </a:solidFill>
                    </a:ln>
                  </pic:spPr>
                </pic:pic>
              </a:graphicData>
            </a:graphic>
          </wp:inline>
        </w:drawing>
      </w:r>
    </w:p>
    <w:p w14:paraId="2E103202" w14:textId="4BD90E44" w:rsidR="008C4B5D" w:rsidRPr="00E405BB" w:rsidRDefault="008C4B5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the map, it is evident that on comparing past years from 2020 and 2023, India, and Canada have the highest layoff percentage.</w:t>
      </w:r>
    </w:p>
    <w:p w14:paraId="16248315" w14:textId="19743C2F" w:rsidR="003F3CD8" w:rsidRPr="00E405BB" w:rsidRDefault="00993A41" w:rsidP="00E405BB">
      <w:pPr>
        <w:spacing w:line="360" w:lineRule="auto"/>
        <w:rPr>
          <w:rFonts w:ascii="Times New Roman" w:hAnsi="Times New Roman" w:cs="Times New Roman"/>
          <w:sz w:val="28"/>
          <w:szCs w:val="28"/>
        </w:rPr>
      </w:pPr>
      <w:r w:rsidRPr="00E405BB">
        <w:rPr>
          <w:rFonts w:ascii="Times New Roman" w:hAnsi="Times New Roman" w:cs="Times New Roman"/>
          <w:b/>
          <w:bCs/>
          <w:sz w:val="28"/>
          <w:szCs w:val="28"/>
        </w:rPr>
        <w:t>Conclusion</w:t>
      </w:r>
      <w:r w:rsidRPr="00E405BB">
        <w:rPr>
          <w:rFonts w:ascii="Times New Roman" w:hAnsi="Times New Roman" w:cs="Times New Roman"/>
          <w:sz w:val="28"/>
          <w:szCs w:val="28"/>
        </w:rPr>
        <w:t>:</w:t>
      </w:r>
    </w:p>
    <w:p w14:paraId="41E233E3" w14:textId="77777777" w:rsidR="00105D0F" w:rsidRPr="00E405BB" w:rsidRDefault="00105D0F"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From the above graphs and effective visualization, the relationship between Inflation Rate is clear between GDP, Housing Price Rate, and Interest Rate. The Inflation Rate goes hand in hand with Housing Price Rate and Interest Rate. However, the relationship between housing prices and inflation can be influenced by a variety of other factors, such as changes in interest rates, supply and demand for housing, and government policies related to housing and the economy. For example, if interest rates rise, it can lead to a decrease in demand for housing and a subsequent decrease in housing prices, even if inflation is still high.</w:t>
      </w:r>
    </w:p>
    <w:p w14:paraId="1DED5652" w14:textId="7C19A21D" w:rsidR="00105D0F" w:rsidRPr="00E405BB" w:rsidRDefault="00105D0F"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Gross Domestic Product (GDP) and inflation have a complex relationship that can be influenced by a range of factors. In general, when the GDP of a country is growing, it can put upward pressure on prices and cause inflation to rise. This is because as the economy grows, demand for goods and services can increase, and </w:t>
      </w:r>
      <w:r w:rsidRPr="00E405BB">
        <w:rPr>
          <w:rFonts w:ascii="Times New Roman" w:hAnsi="Times New Roman" w:cs="Times New Roman"/>
          <w:sz w:val="28"/>
          <w:szCs w:val="28"/>
        </w:rPr>
        <w:lastRenderedPageBreak/>
        <w:t xml:space="preserve">this increased demand can push up prices. Additionally, as the cost of producing goods and services increases, producers may need to raise prices </w:t>
      </w:r>
      <w:r w:rsidR="00634D15" w:rsidRPr="00E405BB">
        <w:rPr>
          <w:rFonts w:ascii="Times New Roman" w:hAnsi="Times New Roman" w:cs="Times New Roman"/>
          <w:sz w:val="28"/>
          <w:szCs w:val="28"/>
        </w:rPr>
        <w:t>to</w:t>
      </w:r>
      <w:r w:rsidRPr="00E405BB">
        <w:rPr>
          <w:rFonts w:ascii="Times New Roman" w:hAnsi="Times New Roman" w:cs="Times New Roman"/>
          <w:sz w:val="28"/>
          <w:szCs w:val="28"/>
        </w:rPr>
        <w:t xml:space="preserve"> maintain their profit margins.</w:t>
      </w:r>
    </w:p>
    <w:p w14:paraId="05FE2395" w14:textId="3F2EE399" w:rsidR="00105D0F" w:rsidRPr="00E405BB" w:rsidRDefault="00634D15" w:rsidP="00E405BB">
      <w:pPr>
        <w:spacing w:line="360" w:lineRule="auto"/>
        <w:rPr>
          <w:rFonts w:ascii="Times New Roman" w:hAnsi="Times New Roman" w:cs="Times New Roman"/>
          <w:b/>
          <w:bCs/>
          <w:sz w:val="28"/>
          <w:szCs w:val="28"/>
        </w:rPr>
      </w:pPr>
      <w:r w:rsidRPr="00E405BB">
        <w:rPr>
          <w:rFonts w:ascii="Times New Roman" w:hAnsi="Times New Roman" w:cs="Times New Roman"/>
          <w:sz w:val="28"/>
          <w:szCs w:val="28"/>
        </w:rPr>
        <w:t>Regarding</w:t>
      </w:r>
      <w:r w:rsidR="00105D0F" w:rsidRPr="00E405BB">
        <w:rPr>
          <w:rFonts w:ascii="Times New Roman" w:hAnsi="Times New Roman" w:cs="Times New Roman"/>
          <w:sz w:val="28"/>
          <w:szCs w:val="28"/>
        </w:rPr>
        <w:t xml:space="preserve"> the Layoff overview, on providing the given data it has predicted more likely the recession would come down over 2023 year eventually.</w:t>
      </w:r>
      <w:r w:rsidR="00105D0F" w:rsidRPr="00E405BB">
        <w:rPr>
          <w:rFonts w:ascii="Times New Roman" w:hAnsi="Times New Roman" w:cs="Times New Roman"/>
          <w:b/>
          <w:bCs/>
          <w:sz w:val="28"/>
          <w:szCs w:val="28"/>
        </w:rPr>
        <w:t xml:space="preserve"> </w:t>
      </w:r>
    </w:p>
    <w:p w14:paraId="4FD4DEA7" w14:textId="76A07D91" w:rsidR="00180D48" w:rsidRPr="00E405BB" w:rsidRDefault="00180D48" w:rsidP="00E405BB">
      <w:pPr>
        <w:spacing w:line="360" w:lineRule="auto"/>
        <w:rPr>
          <w:rFonts w:ascii="Times New Roman" w:hAnsi="Times New Roman" w:cs="Times New Roman"/>
          <w:sz w:val="28"/>
          <w:szCs w:val="28"/>
        </w:rPr>
      </w:pPr>
      <w:r w:rsidRPr="00E405BB">
        <w:rPr>
          <w:rFonts w:ascii="Times New Roman" w:hAnsi="Times New Roman" w:cs="Times New Roman"/>
          <w:b/>
          <w:bCs/>
          <w:sz w:val="28"/>
          <w:szCs w:val="28"/>
        </w:rPr>
        <w:t>References</w:t>
      </w:r>
      <w:r w:rsidRPr="00E405BB">
        <w:rPr>
          <w:rFonts w:ascii="Times New Roman" w:hAnsi="Times New Roman" w:cs="Times New Roman"/>
          <w:sz w:val="28"/>
          <w:szCs w:val="28"/>
        </w:rPr>
        <w:t xml:space="preserve">: </w:t>
      </w:r>
    </w:p>
    <w:p w14:paraId="28BE365E" w14:textId="7ADFB4ED" w:rsidR="00A56524" w:rsidRPr="00E405BB" w:rsidRDefault="00A56524"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Dataset:</w:t>
      </w:r>
    </w:p>
    <w:p w14:paraId="2359C968" w14:textId="0BE5A4A6" w:rsidR="00C934FD" w:rsidRPr="00E405BB" w:rsidRDefault="00C934F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World Bank. (URL: </w:t>
      </w:r>
      <w:r w:rsidRPr="00E405BB">
        <w:rPr>
          <w:rStyle w:val="Hyperlink"/>
          <w:rFonts w:ascii="Times New Roman" w:hAnsi="Times New Roman" w:cs="Times New Roman"/>
          <w:sz w:val="28"/>
          <w:szCs w:val="28"/>
        </w:rPr>
        <w:t>https://www.worldbank.org)</w:t>
      </w:r>
    </w:p>
    <w:p w14:paraId="2A253F7E" w14:textId="23B38A25" w:rsidR="00C934FD" w:rsidRPr="00E405BB" w:rsidRDefault="00C934F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International Monetary Fund. (URL: </w:t>
      </w:r>
      <w:hyperlink r:id="rId29" w:history="1">
        <w:r w:rsidRPr="00E405BB">
          <w:rPr>
            <w:rStyle w:val="Hyperlink"/>
            <w:rFonts w:ascii="Times New Roman" w:hAnsi="Times New Roman" w:cs="Times New Roman"/>
            <w:sz w:val="28"/>
            <w:szCs w:val="28"/>
          </w:rPr>
          <w:t>https://www.imf.org</w:t>
        </w:r>
      </w:hyperlink>
      <w:r w:rsidRPr="00E405BB">
        <w:rPr>
          <w:rFonts w:ascii="Times New Roman" w:hAnsi="Times New Roman" w:cs="Times New Roman"/>
          <w:sz w:val="28"/>
          <w:szCs w:val="28"/>
        </w:rPr>
        <w:t>)</w:t>
      </w:r>
    </w:p>
    <w:p w14:paraId="428DC5F3" w14:textId="5ACB799C" w:rsidR="00C934FD" w:rsidRPr="00E405BB" w:rsidRDefault="00C934FD" w:rsidP="00E405BB">
      <w:pPr>
        <w:spacing w:line="360" w:lineRule="auto"/>
        <w:rPr>
          <w:rFonts w:ascii="Times New Roman" w:hAnsi="Times New Roman" w:cs="Times New Roman"/>
          <w:sz w:val="28"/>
          <w:szCs w:val="28"/>
        </w:rPr>
      </w:pPr>
      <w:proofErr w:type="spellStart"/>
      <w:r w:rsidRPr="00E405BB">
        <w:rPr>
          <w:rFonts w:ascii="Times New Roman" w:hAnsi="Times New Roman" w:cs="Times New Roman"/>
          <w:sz w:val="28"/>
          <w:szCs w:val="28"/>
        </w:rPr>
        <w:t>Organisation</w:t>
      </w:r>
      <w:proofErr w:type="spellEnd"/>
      <w:r w:rsidRPr="00E405BB">
        <w:rPr>
          <w:rFonts w:ascii="Times New Roman" w:hAnsi="Times New Roman" w:cs="Times New Roman"/>
          <w:sz w:val="28"/>
          <w:szCs w:val="28"/>
        </w:rPr>
        <w:t xml:space="preserve"> for Economic Co-operation and Development. (URL: </w:t>
      </w:r>
      <w:hyperlink r:id="rId30" w:history="1">
        <w:r w:rsidRPr="00E405BB">
          <w:rPr>
            <w:rStyle w:val="Hyperlink"/>
            <w:rFonts w:ascii="Times New Roman" w:hAnsi="Times New Roman" w:cs="Times New Roman"/>
            <w:sz w:val="28"/>
            <w:szCs w:val="28"/>
          </w:rPr>
          <w:t>https://data.oecd.org</w:t>
        </w:r>
      </w:hyperlink>
      <w:r w:rsidRPr="00E405BB">
        <w:rPr>
          <w:rFonts w:ascii="Times New Roman" w:hAnsi="Times New Roman" w:cs="Times New Roman"/>
          <w:sz w:val="28"/>
          <w:szCs w:val="28"/>
        </w:rPr>
        <w:t>)</w:t>
      </w:r>
    </w:p>
    <w:p w14:paraId="32D57150" w14:textId="53E8CC9E" w:rsidR="00C934FD" w:rsidRPr="00E405BB" w:rsidRDefault="00C934FD" w:rsidP="00E405BB">
      <w:pPr>
        <w:spacing w:line="360" w:lineRule="auto"/>
        <w:rPr>
          <w:rFonts w:ascii="Times New Roman" w:hAnsi="Times New Roman" w:cs="Times New Roman"/>
          <w:sz w:val="28"/>
          <w:szCs w:val="28"/>
        </w:rPr>
      </w:pPr>
      <w:proofErr w:type="spellStart"/>
      <w:r w:rsidRPr="00E405BB">
        <w:rPr>
          <w:rFonts w:ascii="Times New Roman" w:hAnsi="Times New Roman" w:cs="Times New Roman"/>
          <w:sz w:val="28"/>
          <w:szCs w:val="28"/>
        </w:rPr>
        <w:t>Layoffs.fyi</w:t>
      </w:r>
      <w:proofErr w:type="spellEnd"/>
      <w:r w:rsidRPr="00E405BB">
        <w:rPr>
          <w:rFonts w:ascii="Times New Roman" w:hAnsi="Times New Roman" w:cs="Times New Roman"/>
          <w:sz w:val="28"/>
          <w:szCs w:val="28"/>
        </w:rPr>
        <w:t xml:space="preserve">. (URL: </w:t>
      </w:r>
      <w:hyperlink r:id="rId31" w:history="1">
        <w:r w:rsidRPr="00E405BB">
          <w:rPr>
            <w:rStyle w:val="Hyperlink"/>
            <w:rFonts w:ascii="Times New Roman" w:hAnsi="Times New Roman" w:cs="Times New Roman"/>
            <w:sz w:val="28"/>
            <w:szCs w:val="28"/>
          </w:rPr>
          <w:t>https://layoffs.fyi/</w:t>
        </w:r>
      </w:hyperlink>
      <w:r w:rsidR="00AE4B8E" w:rsidRPr="00E405BB">
        <w:rPr>
          <w:rFonts w:ascii="Times New Roman" w:hAnsi="Times New Roman" w:cs="Times New Roman"/>
          <w:sz w:val="28"/>
          <w:szCs w:val="28"/>
        </w:rPr>
        <w:t>)</w:t>
      </w:r>
    </w:p>
    <w:p w14:paraId="1763C167" w14:textId="4E564F89" w:rsidR="00180D48" w:rsidRPr="00E405BB" w:rsidRDefault="00C934FD" w:rsidP="00E405BB">
      <w:pPr>
        <w:spacing w:line="360" w:lineRule="auto"/>
        <w:rPr>
          <w:rFonts w:ascii="Times New Roman" w:hAnsi="Times New Roman" w:cs="Times New Roman"/>
          <w:sz w:val="28"/>
          <w:szCs w:val="28"/>
        </w:rPr>
      </w:pPr>
      <w:r w:rsidRPr="00E405BB">
        <w:rPr>
          <w:rFonts w:ascii="Times New Roman" w:hAnsi="Times New Roman" w:cs="Times New Roman"/>
          <w:sz w:val="28"/>
          <w:szCs w:val="28"/>
        </w:rPr>
        <w:t xml:space="preserve">Statistics Times. (URL: </w:t>
      </w:r>
      <w:hyperlink r:id="rId32" w:history="1">
        <w:r w:rsidRPr="00E405BB">
          <w:rPr>
            <w:rStyle w:val="Hyperlink"/>
            <w:rFonts w:ascii="Times New Roman" w:hAnsi="Times New Roman" w:cs="Times New Roman"/>
            <w:sz w:val="28"/>
            <w:szCs w:val="28"/>
          </w:rPr>
          <w:t>https://statisticstimes.com/geography/countries-by-continents.php</w:t>
        </w:r>
      </w:hyperlink>
      <w:r w:rsidRPr="00E405BB">
        <w:rPr>
          <w:rFonts w:ascii="Times New Roman" w:hAnsi="Times New Roman" w:cs="Times New Roman"/>
          <w:sz w:val="28"/>
          <w:szCs w:val="28"/>
        </w:rPr>
        <w:t>)</w:t>
      </w:r>
    </w:p>
    <w:p w14:paraId="57904DB4" w14:textId="77777777" w:rsidR="00180D48" w:rsidRPr="00E405BB" w:rsidRDefault="00180D48" w:rsidP="00E405BB">
      <w:pPr>
        <w:spacing w:line="360" w:lineRule="auto"/>
        <w:rPr>
          <w:rFonts w:ascii="Times New Roman" w:hAnsi="Times New Roman" w:cs="Times New Roman"/>
          <w:sz w:val="28"/>
          <w:szCs w:val="28"/>
        </w:rPr>
      </w:pPr>
    </w:p>
    <w:p w14:paraId="1FD39049" w14:textId="77777777" w:rsidR="00180D48" w:rsidRPr="00E405BB" w:rsidRDefault="00180D48" w:rsidP="00E405BB">
      <w:pPr>
        <w:spacing w:line="360" w:lineRule="auto"/>
        <w:rPr>
          <w:rFonts w:ascii="Times New Roman" w:hAnsi="Times New Roman" w:cs="Times New Roman"/>
          <w:sz w:val="28"/>
          <w:szCs w:val="28"/>
        </w:rPr>
      </w:pPr>
    </w:p>
    <w:p w14:paraId="31B1AEFC" w14:textId="77777777" w:rsidR="00993A41" w:rsidRPr="00E405BB" w:rsidRDefault="00993A41" w:rsidP="00E405BB">
      <w:pPr>
        <w:spacing w:line="360" w:lineRule="auto"/>
        <w:rPr>
          <w:rFonts w:ascii="Times New Roman" w:hAnsi="Times New Roman" w:cs="Times New Roman"/>
          <w:sz w:val="28"/>
          <w:szCs w:val="28"/>
        </w:rPr>
      </w:pPr>
    </w:p>
    <w:p w14:paraId="0892C83A" w14:textId="77777777" w:rsidR="00993A41" w:rsidRPr="00E405BB" w:rsidRDefault="00993A41" w:rsidP="00E405BB">
      <w:pPr>
        <w:spacing w:line="360" w:lineRule="auto"/>
        <w:rPr>
          <w:rFonts w:ascii="Times New Roman" w:hAnsi="Times New Roman" w:cs="Times New Roman"/>
          <w:sz w:val="28"/>
          <w:szCs w:val="28"/>
        </w:rPr>
      </w:pPr>
    </w:p>
    <w:p w14:paraId="021801E9" w14:textId="77777777" w:rsidR="00993A41" w:rsidRPr="00E405BB" w:rsidRDefault="00993A41" w:rsidP="00E405BB">
      <w:pPr>
        <w:spacing w:line="360" w:lineRule="auto"/>
        <w:rPr>
          <w:rFonts w:ascii="Times New Roman" w:hAnsi="Times New Roman" w:cs="Times New Roman"/>
          <w:sz w:val="28"/>
          <w:szCs w:val="28"/>
        </w:rPr>
      </w:pPr>
    </w:p>
    <w:p w14:paraId="52EAD9DB" w14:textId="77777777" w:rsidR="00993A41" w:rsidRPr="00E405BB" w:rsidRDefault="00993A41" w:rsidP="00E405BB">
      <w:pPr>
        <w:spacing w:line="360" w:lineRule="auto"/>
        <w:rPr>
          <w:rFonts w:ascii="Times New Roman" w:hAnsi="Times New Roman" w:cs="Times New Roman"/>
          <w:sz w:val="28"/>
          <w:szCs w:val="28"/>
        </w:rPr>
      </w:pPr>
    </w:p>
    <w:sectPr w:rsidR="00993A41" w:rsidRPr="00E405BB">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F05B0" w14:textId="77777777" w:rsidR="00972A6C" w:rsidRDefault="00972A6C" w:rsidP="00416F94">
      <w:pPr>
        <w:spacing w:after="0" w:line="240" w:lineRule="auto"/>
      </w:pPr>
      <w:r>
        <w:separator/>
      </w:r>
    </w:p>
  </w:endnote>
  <w:endnote w:type="continuationSeparator" w:id="0">
    <w:p w14:paraId="573F55AC" w14:textId="77777777" w:rsidR="00972A6C" w:rsidRDefault="00972A6C" w:rsidP="00416F94">
      <w:pPr>
        <w:spacing w:after="0" w:line="240" w:lineRule="auto"/>
      </w:pPr>
      <w:r>
        <w:continuationSeparator/>
      </w:r>
    </w:p>
  </w:endnote>
  <w:endnote w:type="continuationNotice" w:id="1">
    <w:p w14:paraId="61537F36" w14:textId="77777777" w:rsidR="00972A6C" w:rsidRDefault="00972A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FD3D" w14:textId="0EABEA33" w:rsidR="00416F94" w:rsidRDefault="00416F94" w:rsidP="00073B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DB53BC5" w14:textId="77777777" w:rsidR="00416F94" w:rsidRDefault="00416F94" w:rsidP="00416F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2620451"/>
      <w:docPartObj>
        <w:docPartGallery w:val="Page Numbers (Bottom of Page)"/>
        <w:docPartUnique/>
      </w:docPartObj>
    </w:sdtPr>
    <w:sdtContent>
      <w:p w14:paraId="3327EBE3" w14:textId="481E6A29" w:rsidR="00416F94" w:rsidRDefault="00416F94" w:rsidP="00073B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B91A05" w14:textId="77777777" w:rsidR="00416F94" w:rsidRDefault="00416F94" w:rsidP="00416F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246EB" w14:textId="77777777" w:rsidR="00972A6C" w:rsidRDefault="00972A6C" w:rsidP="00416F94">
      <w:pPr>
        <w:spacing w:after="0" w:line="240" w:lineRule="auto"/>
      </w:pPr>
      <w:r>
        <w:separator/>
      </w:r>
    </w:p>
  </w:footnote>
  <w:footnote w:type="continuationSeparator" w:id="0">
    <w:p w14:paraId="0B653293" w14:textId="77777777" w:rsidR="00972A6C" w:rsidRDefault="00972A6C" w:rsidP="00416F94">
      <w:pPr>
        <w:spacing w:after="0" w:line="240" w:lineRule="auto"/>
      </w:pPr>
      <w:r>
        <w:continuationSeparator/>
      </w:r>
    </w:p>
  </w:footnote>
  <w:footnote w:type="continuationNotice" w:id="1">
    <w:p w14:paraId="138A2BA4" w14:textId="77777777" w:rsidR="00972A6C" w:rsidRDefault="00972A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C491C"/>
    <w:multiLevelType w:val="hybridMultilevel"/>
    <w:tmpl w:val="DC203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737B6C"/>
    <w:multiLevelType w:val="hybridMultilevel"/>
    <w:tmpl w:val="446A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383E5E"/>
    <w:multiLevelType w:val="hybridMultilevel"/>
    <w:tmpl w:val="756C1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D82CE7"/>
    <w:multiLevelType w:val="hybridMultilevel"/>
    <w:tmpl w:val="9760A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84BCA"/>
    <w:multiLevelType w:val="hybridMultilevel"/>
    <w:tmpl w:val="A0B82214"/>
    <w:lvl w:ilvl="0" w:tplc="BE42619C">
      <w:start w:val="1"/>
      <w:numFmt w:val="bullet"/>
      <w:lvlText w:val="•"/>
      <w:lvlJc w:val="left"/>
      <w:pPr>
        <w:tabs>
          <w:tab w:val="num" w:pos="720"/>
        </w:tabs>
        <w:ind w:left="720" w:hanging="360"/>
      </w:pPr>
      <w:rPr>
        <w:rFonts w:ascii="Arial" w:hAnsi="Arial" w:hint="default"/>
      </w:rPr>
    </w:lvl>
    <w:lvl w:ilvl="1" w:tplc="143232F2" w:tentative="1">
      <w:start w:val="1"/>
      <w:numFmt w:val="bullet"/>
      <w:lvlText w:val="•"/>
      <w:lvlJc w:val="left"/>
      <w:pPr>
        <w:tabs>
          <w:tab w:val="num" w:pos="1440"/>
        </w:tabs>
        <w:ind w:left="1440" w:hanging="360"/>
      </w:pPr>
      <w:rPr>
        <w:rFonts w:ascii="Arial" w:hAnsi="Arial" w:hint="default"/>
      </w:rPr>
    </w:lvl>
    <w:lvl w:ilvl="2" w:tplc="D2D60D42" w:tentative="1">
      <w:start w:val="1"/>
      <w:numFmt w:val="bullet"/>
      <w:lvlText w:val="•"/>
      <w:lvlJc w:val="left"/>
      <w:pPr>
        <w:tabs>
          <w:tab w:val="num" w:pos="2160"/>
        </w:tabs>
        <w:ind w:left="2160" w:hanging="360"/>
      </w:pPr>
      <w:rPr>
        <w:rFonts w:ascii="Arial" w:hAnsi="Arial" w:hint="default"/>
      </w:rPr>
    </w:lvl>
    <w:lvl w:ilvl="3" w:tplc="FEEC661C" w:tentative="1">
      <w:start w:val="1"/>
      <w:numFmt w:val="bullet"/>
      <w:lvlText w:val="•"/>
      <w:lvlJc w:val="left"/>
      <w:pPr>
        <w:tabs>
          <w:tab w:val="num" w:pos="2880"/>
        </w:tabs>
        <w:ind w:left="2880" w:hanging="360"/>
      </w:pPr>
      <w:rPr>
        <w:rFonts w:ascii="Arial" w:hAnsi="Arial" w:hint="default"/>
      </w:rPr>
    </w:lvl>
    <w:lvl w:ilvl="4" w:tplc="A03467E0" w:tentative="1">
      <w:start w:val="1"/>
      <w:numFmt w:val="bullet"/>
      <w:lvlText w:val="•"/>
      <w:lvlJc w:val="left"/>
      <w:pPr>
        <w:tabs>
          <w:tab w:val="num" w:pos="3600"/>
        </w:tabs>
        <w:ind w:left="3600" w:hanging="360"/>
      </w:pPr>
      <w:rPr>
        <w:rFonts w:ascii="Arial" w:hAnsi="Arial" w:hint="default"/>
      </w:rPr>
    </w:lvl>
    <w:lvl w:ilvl="5" w:tplc="609CD63E" w:tentative="1">
      <w:start w:val="1"/>
      <w:numFmt w:val="bullet"/>
      <w:lvlText w:val="•"/>
      <w:lvlJc w:val="left"/>
      <w:pPr>
        <w:tabs>
          <w:tab w:val="num" w:pos="4320"/>
        </w:tabs>
        <w:ind w:left="4320" w:hanging="360"/>
      </w:pPr>
      <w:rPr>
        <w:rFonts w:ascii="Arial" w:hAnsi="Arial" w:hint="default"/>
      </w:rPr>
    </w:lvl>
    <w:lvl w:ilvl="6" w:tplc="9BAA5D60" w:tentative="1">
      <w:start w:val="1"/>
      <w:numFmt w:val="bullet"/>
      <w:lvlText w:val="•"/>
      <w:lvlJc w:val="left"/>
      <w:pPr>
        <w:tabs>
          <w:tab w:val="num" w:pos="5040"/>
        </w:tabs>
        <w:ind w:left="5040" w:hanging="360"/>
      </w:pPr>
      <w:rPr>
        <w:rFonts w:ascii="Arial" w:hAnsi="Arial" w:hint="default"/>
      </w:rPr>
    </w:lvl>
    <w:lvl w:ilvl="7" w:tplc="B70612AA" w:tentative="1">
      <w:start w:val="1"/>
      <w:numFmt w:val="bullet"/>
      <w:lvlText w:val="•"/>
      <w:lvlJc w:val="left"/>
      <w:pPr>
        <w:tabs>
          <w:tab w:val="num" w:pos="5760"/>
        </w:tabs>
        <w:ind w:left="5760" w:hanging="360"/>
      </w:pPr>
      <w:rPr>
        <w:rFonts w:ascii="Arial" w:hAnsi="Arial" w:hint="default"/>
      </w:rPr>
    </w:lvl>
    <w:lvl w:ilvl="8" w:tplc="4F2013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A1202A7"/>
    <w:multiLevelType w:val="multilevel"/>
    <w:tmpl w:val="FDDA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DFA202"/>
    <w:multiLevelType w:val="hybridMultilevel"/>
    <w:tmpl w:val="95C29D48"/>
    <w:lvl w:ilvl="0" w:tplc="40208DCA">
      <w:start w:val="1"/>
      <w:numFmt w:val="decimal"/>
      <w:lvlText w:val="%1."/>
      <w:lvlJc w:val="left"/>
      <w:pPr>
        <w:ind w:left="720" w:hanging="360"/>
      </w:pPr>
    </w:lvl>
    <w:lvl w:ilvl="1" w:tplc="09C4F94A">
      <w:start w:val="1"/>
      <w:numFmt w:val="lowerLetter"/>
      <w:lvlText w:val="%2."/>
      <w:lvlJc w:val="left"/>
      <w:pPr>
        <w:ind w:left="1440" w:hanging="360"/>
      </w:pPr>
    </w:lvl>
    <w:lvl w:ilvl="2" w:tplc="3AE240BA">
      <w:start w:val="1"/>
      <w:numFmt w:val="lowerRoman"/>
      <w:lvlText w:val="%3."/>
      <w:lvlJc w:val="right"/>
      <w:pPr>
        <w:ind w:left="2160" w:hanging="180"/>
      </w:pPr>
    </w:lvl>
    <w:lvl w:ilvl="3" w:tplc="84BE06D8">
      <w:start w:val="1"/>
      <w:numFmt w:val="decimal"/>
      <w:lvlText w:val="%4."/>
      <w:lvlJc w:val="left"/>
      <w:pPr>
        <w:ind w:left="2880" w:hanging="360"/>
      </w:pPr>
    </w:lvl>
    <w:lvl w:ilvl="4" w:tplc="DF2A0048">
      <w:start w:val="1"/>
      <w:numFmt w:val="lowerLetter"/>
      <w:lvlText w:val="%5."/>
      <w:lvlJc w:val="left"/>
      <w:pPr>
        <w:ind w:left="3600" w:hanging="360"/>
      </w:pPr>
    </w:lvl>
    <w:lvl w:ilvl="5" w:tplc="2B0267EC">
      <w:start w:val="1"/>
      <w:numFmt w:val="lowerRoman"/>
      <w:lvlText w:val="%6."/>
      <w:lvlJc w:val="right"/>
      <w:pPr>
        <w:ind w:left="4320" w:hanging="180"/>
      </w:pPr>
    </w:lvl>
    <w:lvl w:ilvl="6" w:tplc="43160952">
      <w:start w:val="1"/>
      <w:numFmt w:val="decimal"/>
      <w:lvlText w:val="%7."/>
      <w:lvlJc w:val="left"/>
      <w:pPr>
        <w:ind w:left="5040" w:hanging="360"/>
      </w:pPr>
    </w:lvl>
    <w:lvl w:ilvl="7" w:tplc="FF82C57C">
      <w:start w:val="1"/>
      <w:numFmt w:val="lowerLetter"/>
      <w:lvlText w:val="%8."/>
      <w:lvlJc w:val="left"/>
      <w:pPr>
        <w:ind w:left="5760" w:hanging="360"/>
      </w:pPr>
    </w:lvl>
    <w:lvl w:ilvl="8" w:tplc="BFD4D560">
      <w:start w:val="1"/>
      <w:numFmt w:val="lowerRoman"/>
      <w:lvlText w:val="%9."/>
      <w:lvlJc w:val="right"/>
      <w:pPr>
        <w:ind w:left="6480" w:hanging="180"/>
      </w:pPr>
    </w:lvl>
  </w:abstractNum>
  <w:num w:numId="1" w16cid:durableId="1804083201">
    <w:abstractNumId w:val="4"/>
  </w:num>
  <w:num w:numId="2" w16cid:durableId="1436436552">
    <w:abstractNumId w:val="1"/>
  </w:num>
  <w:num w:numId="3" w16cid:durableId="140389020">
    <w:abstractNumId w:val="3"/>
  </w:num>
  <w:num w:numId="4" w16cid:durableId="2066491218">
    <w:abstractNumId w:val="2"/>
  </w:num>
  <w:num w:numId="5" w16cid:durableId="922910657">
    <w:abstractNumId w:val="5"/>
  </w:num>
  <w:num w:numId="6" w16cid:durableId="394082779">
    <w:abstractNumId w:val="6"/>
  </w:num>
  <w:num w:numId="7" w16cid:durableId="6491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FEA"/>
    <w:rsid w:val="000113BD"/>
    <w:rsid w:val="000246E4"/>
    <w:rsid w:val="0002738D"/>
    <w:rsid w:val="00073B0E"/>
    <w:rsid w:val="00077DF1"/>
    <w:rsid w:val="00090BD5"/>
    <w:rsid w:val="000A19CC"/>
    <w:rsid w:val="000C2781"/>
    <w:rsid w:val="000D1E73"/>
    <w:rsid w:val="000E402C"/>
    <w:rsid w:val="00105D0F"/>
    <w:rsid w:val="00141E19"/>
    <w:rsid w:val="00151A7A"/>
    <w:rsid w:val="0016000D"/>
    <w:rsid w:val="001661D6"/>
    <w:rsid w:val="00180D48"/>
    <w:rsid w:val="0019105E"/>
    <w:rsid w:val="001949D6"/>
    <w:rsid w:val="001A0314"/>
    <w:rsid w:val="001A075B"/>
    <w:rsid w:val="001B024E"/>
    <w:rsid w:val="001B2EF2"/>
    <w:rsid w:val="001F2DEA"/>
    <w:rsid w:val="001F2E5F"/>
    <w:rsid w:val="00226798"/>
    <w:rsid w:val="0025222E"/>
    <w:rsid w:val="002725AA"/>
    <w:rsid w:val="002B19B7"/>
    <w:rsid w:val="002C4EBB"/>
    <w:rsid w:val="002E1BB1"/>
    <w:rsid w:val="002E7DF4"/>
    <w:rsid w:val="002F0492"/>
    <w:rsid w:val="00306C16"/>
    <w:rsid w:val="00366514"/>
    <w:rsid w:val="003A3B10"/>
    <w:rsid w:val="003D4F89"/>
    <w:rsid w:val="003F35A0"/>
    <w:rsid w:val="003F3CD8"/>
    <w:rsid w:val="003F5C60"/>
    <w:rsid w:val="004103EF"/>
    <w:rsid w:val="00411C44"/>
    <w:rsid w:val="00416F94"/>
    <w:rsid w:val="0042152A"/>
    <w:rsid w:val="0045379B"/>
    <w:rsid w:val="00455F90"/>
    <w:rsid w:val="0046024C"/>
    <w:rsid w:val="0047348C"/>
    <w:rsid w:val="004D491C"/>
    <w:rsid w:val="004D56F3"/>
    <w:rsid w:val="00512FEA"/>
    <w:rsid w:val="0051399C"/>
    <w:rsid w:val="005249B5"/>
    <w:rsid w:val="00541969"/>
    <w:rsid w:val="005540DC"/>
    <w:rsid w:val="00563E62"/>
    <w:rsid w:val="00580D52"/>
    <w:rsid w:val="005842E0"/>
    <w:rsid w:val="00595C3E"/>
    <w:rsid w:val="005966D0"/>
    <w:rsid w:val="005E4C42"/>
    <w:rsid w:val="00634D15"/>
    <w:rsid w:val="00647B35"/>
    <w:rsid w:val="006619F2"/>
    <w:rsid w:val="006A1B93"/>
    <w:rsid w:val="006A23AD"/>
    <w:rsid w:val="006B35E1"/>
    <w:rsid w:val="006B77AB"/>
    <w:rsid w:val="006D267C"/>
    <w:rsid w:val="006F46A7"/>
    <w:rsid w:val="007008CC"/>
    <w:rsid w:val="00706866"/>
    <w:rsid w:val="007100E3"/>
    <w:rsid w:val="007146C8"/>
    <w:rsid w:val="00716682"/>
    <w:rsid w:val="00761988"/>
    <w:rsid w:val="007B7B02"/>
    <w:rsid w:val="007C12D9"/>
    <w:rsid w:val="00842FE7"/>
    <w:rsid w:val="00844F61"/>
    <w:rsid w:val="00872C1D"/>
    <w:rsid w:val="00887C43"/>
    <w:rsid w:val="008B6F55"/>
    <w:rsid w:val="008C4B5D"/>
    <w:rsid w:val="008D067B"/>
    <w:rsid w:val="008D1068"/>
    <w:rsid w:val="00901C00"/>
    <w:rsid w:val="009472DA"/>
    <w:rsid w:val="00967C1C"/>
    <w:rsid w:val="00972A6C"/>
    <w:rsid w:val="00977802"/>
    <w:rsid w:val="00993A41"/>
    <w:rsid w:val="009A4769"/>
    <w:rsid w:val="009D6454"/>
    <w:rsid w:val="009E7742"/>
    <w:rsid w:val="00A56524"/>
    <w:rsid w:val="00AC02CA"/>
    <w:rsid w:val="00AC7E49"/>
    <w:rsid w:val="00AD08C6"/>
    <w:rsid w:val="00AD41C1"/>
    <w:rsid w:val="00AD5E42"/>
    <w:rsid w:val="00AE4B8E"/>
    <w:rsid w:val="00AE56E7"/>
    <w:rsid w:val="00AF5A65"/>
    <w:rsid w:val="00B0322A"/>
    <w:rsid w:val="00B45F5F"/>
    <w:rsid w:val="00B474E5"/>
    <w:rsid w:val="00B95BCB"/>
    <w:rsid w:val="00BA23F9"/>
    <w:rsid w:val="00BC6AD7"/>
    <w:rsid w:val="00BC75AE"/>
    <w:rsid w:val="00BE29C2"/>
    <w:rsid w:val="00BF6776"/>
    <w:rsid w:val="00C46764"/>
    <w:rsid w:val="00C54258"/>
    <w:rsid w:val="00C62FCC"/>
    <w:rsid w:val="00C64024"/>
    <w:rsid w:val="00C724B4"/>
    <w:rsid w:val="00C934FD"/>
    <w:rsid w:val="00C976A1"/>
    <w:rsid w:val="00CA78CA"/>
    <w:rsid w:val="00CE1A07"/>
    <w:rsid w:val="00D07CCA"/>
    <w:rsid w:val="00D266E8"/>
    <w:rsid w:val="00D3519D"/>
    <w:rsid w:val="00D65C4B"/>
    <w:rsid w:val="00D96E64"/>
    <w:rsid w:val="00DA63A1"/>
    <w:rsid w:val="00DC2EEC"/>
    <w:rsid w:val="00DC70F9"/>
    <w:rsid w:val="00DE25B3"/>
    <w:rsid w:val="00E00D64"/>
    <w:rsid w:val="00E02C70"/>
    <w:rsid w:val="00E27BB3"/>
    <w:rsid w:val="00E405BB"/>
    <w:rsid w:val="00E615E2"/>
    <w:rsid w:val="00E65494"/>
    <w:rsid w:val="00E95E50"/>
    <w:rsid w:val="00EC000E"/>
    <w:rsid w:val="00EC08A1"/>
    <w:rsid w:val="00EE3965"/>
    <w:rsid w:val="00EE44CD"/>
    <w:rsid w:val="00F15AD2"/>
    <w:rsid w:val="00F60B10"/>
    <w:rsid w:val="00F70FA1"/>
    <w:rsid w:val="00F7736B"/>
    <w:rsid w:val="00FD672C"/>
    <w:rsid w:val="0404CDAD"/>
    <w:rsid w:val="07088174"/>
    <w:rsid w:val="0F16AE04"/>
    <w:rsid w:val="0F768416"/>
    <w:rsid w:val="0FF285CC"/>
    <w:rsid w:val="114CE341"/>
    <w:rsid w:val="156CC72B"/>
    <w:rsid w:val="17960C6C"/>
    <w:rsid w:val="17F2B8EF"/>
    <w:rsid w:val="194AAFEE"/>
    <w:rsid w:val="1B52B344"/>
    <w:rsid w:val="1DBF078B"/>
    <w:rsid w:val="1E8A5406"/>
    <w:rsid w:val="200FC817"/>
    <w:rsid w:val="23A6A1B0"/>
    <w:rsid w:val="23DCAAD6"/>
    <w:rsid w:val="24C3539E"/>
    <w:rsid w:val="280069BE"/>
    <w:rsid w:val="2B1112A3"/>
    <w:rsid w:val="2DB790F2"/>
    <w:rsid w:val="2E7EF419"/>
    <w:rsid w:val="2ECB1772"/>
    <w:rsid w:val="309E07CC"/>
    <w:rsid w:val="33D6A90D"/>
    <w:rsid w:val="356E06ED"/>
    <w:rsid w:val="3843FA92"/>
    <w:rsid w:val="393E0B98"/>
    <w:rsid w:val="3DD57B71"/>
    <w:rsid w:val="3EE69811"/>
    <w:rsid w:val="40E6E3F0"/>
    <w:rsid w:val="439B09D9"/>
    <w:rsid w:val="43DC97CA"/>
    <w:rsid w:val="4691BAA5"/>
    <w:rsid w:val="4C36CD4E"/>
    <w:rsid w:val="4F11190D"/>
    <w:rsid w:val="5421D472"/>
    <w:rsid w:val="54DB6C0B"/>
    <w:rsid w:val="564DDD9D"/>
    <w:rsid w:val="57FADA5A"/>
    <w:rsid w:val="5C33C8BB"/>
    <w:rsid w:val="61B734D2"/>
    <w:rsid w:val="6339782F"/>
    <w:rsid w:val="638E6458"/>
    <w:rsid w:val="665C24C8"/>
    <w:rsid w:val="689C0820"/>
    <w:rsid w:val="69DACC78"/>
    <w:rsid w:val="6DEB2EC6"/>
    <w:rsid w:val="6F61BD8F"/>
    <w:rsid w:val="703A814B"/>
    <w:rsid w:val="7313C180"/>
    <w:rsid w:val="74AF91E1"/>
    <w:rsid w:val="750C9B8A"/>
    <w:rsid w:val="772D57B9"/>
    <w:rsid w:val="78F8B5DF"/>
    <w:rsid w:val="7A759AAC"/>
    <w:rsid w:val="7C8E89DA"/>
    <w:rsid w:val="7F196F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ACBD"/>
  <w15:chartTrackingRefBased/>
  <w15:docId w15:val="{44E7014B-79C1-8946-8E6B-0912D7503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FE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C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07CCA"/>
    <w:pPr>
      <w:ind w:left="720"/>
      <w:contextualSpacing/>
    </w:pPr>
  </w:style>
  <w:style w:type="character" w:customStyle="1" w:styleId="normaltextrun">
    <w:name w:val="normaltextrun"/>
    <w:basedOn w:val="DefaultParagraphFont"/>
    <w:rsid w:val="00E00D64"/>
  </w:style>
  <w:style w:type="character" w:customStyle="1" w:styleId="eop">
    <w:name w:val="eop"/>
    <w:basedOn w:val="DefaultParagraphFont"/>
    <w:rsid w:val="00E00D64"/>
  </w:style>
  <w:style w:type="character" w:customStyle="1" w:styleId="ui-provider">
    <w:name w:val="ui-provider"/>
    <w:basedOn w:val="DefaultParagraphFont"/>
    <w:rsid w:val="00226798"/>
  </w:style>
  <w:style w:type="character" w:styleId="Hyperlink">
    <w:name w:val="Hyperlink"/>
    <w:basedOn w:val="DefaultParagraphFont"/>
    <w:uiPriority w:val="99"/>
    <w:unhideWhenUsed/>
    <w:rsid w:val="00A56524"/>
    <w:rPr>
      <w:color w:val="0563C1" w:themeColor="hyperlink"/>
      <w:u w:val="single"/>
    </w:rPr>
  </w:style>
  <w:style w:type="character" w:styleId="UnresolvedMention">
    <w:name w:val="Unresolved Mention"/>
    <w:basedOn w:val="DefaultParagraphFont"/>
    <w:uiPriority w:val="99"/>
    <w:semiHidden/>
    <w:unhideWhenUsed/>
    <w:rsid w:val="00A56524"/>
    <w:rPr>
      <w:color w:val="605E5C"/>
      <w:shd w:val="clear" w:color="auto" w:fill="E1DFDD"/>
    </w:rPr>
  </w:style>
  <w:style w:type="character" w:styleId="FollowedHyperlink">
    <w:name w:val="FollowedHyperlink"/>
    <w:basedOn w:val="DefaultParagraphFont"/>
    <w:uiPriority w:val="99"/>
    <w:semiHidden/>
    <w:unhideWhenUsed/>
    <w:rsid w:val="00A56524"/>
    <w:rPr>
      <w:color w:val="954F72" w:themeColor="followedHyperlink"/>
      <w:u w:val="single"/>
    </w:rPr>
  </w:style>
  <w:style w:type="paragraph" w:styleId="Footer">
    <w:name w:val="footer"/>
    <w:basedOn w:val="Normal"/>
    <w:link w:val="FooterChar"/>
    <w:uiPriority w:val="99"/>
    <w:unhideWhenUsed/>
    <w:rsid w:val="00416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F94"/>
    <w:rPr>
      <w:kern w:val="0"/>
      <w14:ligatures w14:val="none"/>
    </w:rPr>
  </w:style>
  <w:style w:type="character" w:styleId="PageNumber">
    <w:name w:val="page number"/>
    <w:basedOn w:val="DefaultParagraphFont"/>
    <w:uiPriority w:val="99"/>
    <w:semiHidden/>
    <w:unhideWhenUsed/>
    <w:rsid w:val="00416F94"/>
  </w:style>
  <w:style w:type="paragraph" w:customStyle="1" w:styleId="Default">
    <w:name w:val="Default"/>
    <w:rsid w:val="001949D6"/>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semiHidden/>
    <w:unhideWhenUsed/>
    <w:rsid w:val="00C467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676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928170">
      <w:bodyDiv w:val="1"/>
      <w:marLeft w:val="0"/>
      <w:marRight w:val="0"/>
      <w:marTop w:val="0"/>
      <w:marBottom w:val="0"/>
      <w:divBdr>
        <w:top w:val="none" w:sz="0" w:space="0" w:color="auto"/>
        <w:left w:val="none" w:sz="0" w:space="0" w:color="auto"/>
        <w:bottom w:val="none" w:sz="0" w:space="0" w:color="auto"/>
        <w:right w:val="none" w:sz="0" w:space="0" w:color="auto"/>
      </w:divBdr>
    </w:div>
    <w:div w:id="547038579">
      <w:bodyDiv w:val="1"/>
      <w:marLeft w:val="0"/>
      <w:marRight w:val="0"/>
      <w:marTop w:val="0"/>
      <w:marBottom w:val="0"/>
      <w:divBdr>
        <w:top w:val="none" w:sz="0" w:space="0" w:color="auto"/>
        <w:left w:val="none" w:sz="0" w:space="0" w:color="auto"/>
        <w:bottom w:val="none" w:sz="0" w:space="0" w:color="auto"/>
        <w:right w:val="none" w:sz="0" w:space="0" w:color="auto"/>
      </w:divBdr>
    </w:div>
    <w:div w:id="744449704">
      <w:bodyDiv w:val="1"/>
      <w:marLeft w:val="0"/>
      <w:marRight w:val="0"/>
      <w:marTop w:val="0"/>
      <w:marBottom w:val="0"/>
      <w:divBdr>
        <w:top w:val="none" w:sz="0" w:space="0" w:color="auto"/>
        <w:left w:val="none" w:sz="0" w:space="0" w:color="auto"/>
        <w:bottom w:val="none" w:sz="0" w:space="0" w:color="auto"/>
        <w:right w:val="none" w:sz="0" w:space="0" w:color="auto"/>
      </w:divBdr>
    </w:div>
    <w:div w:id="1111171466">
      <w:bodyDiv w:val="1"/>
      <w:marLeft w:val="0"/>
      <w:marRight w:val="0"/>
      <w:marTop w:val="0"/>
      <w:marBottom w:val="0"/>
      <w:divBdr>
        <w:top w:val="none" w:sz="0" w:space="0" w:color="auto"/>
        <w:left w:val="none" w:sz="0" w:space="0" w:color="auto"/>
        <w:bottom w:val="none" w:sz="0" w:space="0" w:color="auto"/>
        <w:right w:val="none" w:sz="0" w:space="0" w:color="auto"/>
      </w:divBdr>
    </w:div>
    <w:div w:id="1354919367">
      <w:bodyDiv w:val="1"/>
      <w:marLeft w:val="0"/>
      <w:marRight w:val="0"/>
      <w:marTop w:val="0"/>
      <w:marBottom w:val="0"/>
      <w:divBdr>
        <w:top w:val="none" w:sz="0" w:space="0" w:color="auto"/>
        <w:left w:val="none" w:sz="0" w:space="0" w:color="auto"/>
        <w:bottom w:val="none" w:sz="0" w:space="0" w:color="auto"/>
        <w:right w:val="none" w:sz="0" w:space="0" w:color="auto"/>
      </w:divBdr>
      <w:divsChild>
        <w:div w:id="1782531262">
          <w:marLeft w:val="0"/>
          <w:marRight w:val="0"/>
          <w:marTop w:val="0"/>
          <w:marBottom w:val="0"/>
          <w:divBdr>
            <w:top w:val="single" w:sz="2" w:space="0" w:color="auto"/>
            <w:left w:val="single" w:sz="2" w:space="0" w:color="auto"/>
            <w:bottom w:val="single" w:sz="6" w:space="0" w:color="auto"/>
            <w:right w:val="single" w:sz="2" w:space="0" w:color="auto"/>
          </w:divBdr>
          <w:divsChild>
            <w:div w:id="59208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538068">
                  <w:marLeft w:val="0"/>
                  <w:marRight w:val="0"/>
                  <w:marTop w:val="0"/>
                  <w:marBottom w:val="0"/>
                  <w:divBdr>
                    <w:top w:val="single" w:sz="2" w:space="0" w:color="D9D9E3"/>
                    <w:left w:val="single" w:sz="2" w:space="0" w:color="D9D9E3"/>
                    <w:bottom w:val="single" w:sz="2" w:space="0" w:color="D9D9E3"/>
                    <w:right w:val="single" w:sz="2" w:space="0" w:color="D9D9E3"/>
                  </w:divBdr>
                  <w:divsChild>
                    <w:div w:id="779034162">
                      <w:marLeft w:val="0"/>
                      <w:marRight w:val="0"/>
                      <w:marTop w:val="0"/>
                      <w:marBottom w:val="0"/>
                      <w:divBdr>
                        <w:top w:val="single" w:sz="2" w:space="0" w:color="D9D9E3"/>
                        <w:left w:val="single" w:sz="2" w:space="0" w:color="D9D9E3"/>
                        <w:bottom w:val="single" w:sz="2" w:space="0" w:color="D9D9E3"/>
                        <w:right w:val="single" w:sz="2" w:space="0" w:color="D9D9E3"/>
                      </w:divBdr>
                      <w:divsChild>
                        <w:div w:id="1126313021">
                          <w:marLeft w:val="0"/>
                          <w:marRight w:val="0"/>
                          <w:marTop w:val="0"/>
                          <w:marBottom w:val="0"/>
                          <w:divBdr>
                            <w:top w:val="single" w:sz="2" w:space="0" w:color="D9D9E3"/>
                            <w:left w:val="single" w:sz="2" w:space="0" w:color="D9D9E3"/>
                            <w:bottom w:val="single" w:sz="2" w:space="0" w:color="D9D9E3"/>
                            <w:right w:val="single" w:sz="2" w:space="0" w:color="D9D9E3"/>
                          </w:divBdr>
                          <w:divsChild>
                            <w:div w:id="1236236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1512709">
      <w:bodyDiv w:val="1"/>
      <w:marLeft w:val="0"/>
      <w:marRight w:val="0"/>
      <w:marTop w:val="0"/>
      <w:marBottom w:val="0"/>
      <w:divBdr>
        <w:top w:val="none" w:sz="0" w:space="0" w:color="auto"/>
        <w:left w:val="none" w:sz="0" w:space="0" w:color="auto"/>
        <w:bottom w:val="none" w:sz="0" w:space="0" w:color="auto"/>
        <w:right w:val="none" w:sz="0" w:space="0" w:color="auto"/>
      </w:divBdr>
    </w:div>
    <w:div w:id="1584728784">
      <w:bodyDiv w:val="1"/>
      <w:marLeft w:val="0"/>
      <w:marRight w:val="0"/>
      <w:marTop w:val="0"/>
      <w:marBottom w:val="0"/>
      <w:divBdr>
        <w:top w:val="none" w:sz="0" w:space="0" w:color="auto"/>
        <w:left w:val="none" w:sz="0" w:space="0" w:color="auto"/>
        <w:bottom w:val="none" w:sz="0" w:space="0" w:color="auto"/>
        <w:right w:val="none" w:sz="0" w:space="0" w:color="auto"/>
      </w:divBdr>
      <w:divsChild>
        <w:div w:id="79834246">
          <w:marLeft w:val="0"/>
          <w:marRight w:val="0"/>
          <w:marTop w:val="200"/>
          <w:marBottom w:val="0"/>
          <w:divBdr>
            <w:top w:val="none" w:sz="0" w:space="0" w:color="auto"/>
            <w:left w:val="none" w:sz="0" w:space="0" w:color="auto"/>
            <w:bottom w:val="none" w:sz="0" w:space="0" w:color="auto"/>
            <w:right w:val="none" w:sz="0" w:space="0" w:color="auto"/>
          </w:divBdr>
        </w:div>
        <w:div w:id="265310407">
          <w:marLeft w:val="0"/>
          <w:marRight w:val="0"/>
          <w:marTop w:val="200"/>
          <w:marBottom w:val="0"/>
          <w:divBdr>
            <w:top w:val="none" w:sz="0" w:space="0" w:color="auto"/>
            <w:left w:val="none" w:sz="0" w:space="0" w:color="auto"/>
            <w:bottom w:val="none" w:sz="0" w:space="0" w:color="auto"/>
            <w:right w:val="none" w:sz="0" w:space="0" w:color="auto"/>
          </w:divBdr>
        </w:div>
        <w:div w:id="1070929574">
          <w:marLeft w:val="0"/>
          <w:marRight w:val="0"/>
          <w:marTop w:val="200"/>
          <w:marBottom w:val="0"/>
          <w:divBdr>
            <w:top w:val="none" w:sz="0" w:space="0" w:color="auto"/>
            <w:left w:val="none" w:sz="0" w:space="0" w:color="auto"/>
            <w:bottom w:val="none" w:sz="0" w:space="0" w:color="auto"/>
            <w:right w:val="none" w:sz="0" w:space="0" w:color="auto"/>
          </w:divBdr>
        </w:div>
        <w:div w:id="1886789419">
          <w:marLeft w:val="0"/>
          <w:marRight w:val="0"/>
          <w:marTop w:val="200"/>
          <w:marBottom w:val="0"/>
          <w:divBdr>
            <w:top w:val="none" w:sz="0" w:space="0" w:color="auto"/>
            <w:left w:val="none" w:sz="0" w:space="0" w:color="auto"/>
            <w:bottom w:val="none" w:sz="0" w:space="0" w:color="auto"/>
            <w:right w:val="none" w:sz="0" w:space="0" w:color="auto"/>
          </w:divBdr>
        </w:div>
        <w:div w:id="2055344617">
          <w:marLeft w:val="0"/>
          <w:marRight w:val="0"/>
          <w:marTop w:val="200"/>
          <w:marBottom w:val="0"/>
          <w:divBdr>
            <w:top w:val="none" w:sz="0" w:space="0" w:color="auto"/>
            <w:left w:val="none" w:sz="0" w:space="0" w:color="auto"/>
            <w:bottom w:val="none" w:sz="0" w:space="0" w:color="auto"/>
            <w:right w:val="none" w:sz="0" w:space="0" w:color="auto"/>
          </w:divBdr>
        </w:div>
      </w:divsChild>
    </w:div>
    <w:div w:id="1591693582">
      <w:bodyDiv w:val="1"/>
      <w:marLeft w:val="0"/>
      <w:marRight w:val="0"/>
      <w:marTop w:val="0"/>
      <w:marBottom w:val="0"/>
      <w:divBdr>
        <w:top w:val="none" w:sz="0" w:space="0" w:color="auto"/>
        <w:left w:val="none" w:sz="0" w:space="0" w:color="auto"/>
        <w:bottom w:val="none" w:sz="0" w:space="0" w:color="auto"/>
        <w:right w:val="none" w:sz="0" w:space="0" w:color="auto"/>
      </w:divBdr>
    </w:div>
    <w:div w:id="1699163971">
      <w:bodyDiv w:val="1"/>
      <w:marLeft w:val="0"/>
      <w:marRight w:val="0"/>
      <w:marTop w:val="0"/>
      <w:marBottom w:val="0"/>
      <w:divBdr>
        <w:top w:val="none" w:sz="0" w:space="0" w:color="auto"/>
        <w:left w:val="none" w:sz="0" w:space="0" w:color="auto"/>
        <w:bottom w:val="none" w:sz="0" w:space="0" w:color="auto"/>
        <w:right w:val="none" w:sz="0" w:space="0" w:color="auto"/>
      </w:divBdr>
    </w:div>
    <w:div w:id="1737507789">
      <w:bodyDiv w:val="1"/>
      <w:marLeft w:val="0"/>
      <w:marRight w:val="0"/>
      <w:marTop w:val="0"/>
      <w:marBottom w:val="0"/>
      <w:divBdr>
        <w:top w:val="none" w:sz="0" w:space="0" w:color="auto"/>
        <w:left w:val="none" w:sz="0" w:space="0" w:color="auto"/>
        <w:bottom w:val="none" w:sz="0" w:space="0" w:color="auto"/>
        <w:right w:val="none" w:sz="0" w:space="0" w:color="auto"/>
      </w:divBdr>
      <w:divsChild>
        <w:div w:id="2004970876">
          <w:marLeft w:val="0"/>
          <w:marRight w:val="0"/>
          <w:marTop w:val="0"/>
          <w:marBottom w:val="0"/>
          <w:divBdr>
            <w:top w:val="single" w:sz="2" w:space="0" w:color="auto"/>
            <w:left w:val="single" w:sz="2" w:space="0" w:color="auto"/>
            <w:bottom w:val="single" w:sz="6" w:space="0" w:color="auto"/>
            <w:right w:val="single" w:sz="2" w:space="0" w:color="auto"/>
          </w:divBdr>
          <w:divsChild>
            <w:div w:id="1290361996">
              <w:marLeft w:val="0"/>
              <w:marRight w:val="0"/>
              <w:marTop w:val="100"/>
              <w:marBottom w:val="100"/>
              <w:divBdr>
                <w:top w:val="single" w:sz="2" w:space="0" w:color="D9D9E3"/>
                <w:left w:val="single" w:sz="2" w:space="0" w:color="D9D9E3"/>
                <w:bottom w:val="single" w:sz="2" w:space="0" w:color="D9D9E3"/>
                <w:right w:val="single" w:sz="2" w:space="0" w:color="D9D9E3"/>
              </w:divBdr>
              <w:divsChild>
                <w:div w:id="644967353">
                  <w:marLeft w:val="0"/>
                  <w:marRight w:val="0"/>
                  <w:marTop w:val="0"/>
                  <w:marBottom w:val="0"/>
                  <w:divBdr>
                    <w:top w:val="single" w:sz="2" w:space="0" w:color="D9D9E3"/>
                    <w:left w:val="single" w:sz="2" w:space="0" w:color="D9D9E3"/>
                    <w:bottom w:val="single" w:sz="2" w:space="0" w:color="D9D9E3"/>
                    <w:right w:val="single" w:sz="2" w:space="0" w:color="D9D9E3"/>
                  </w:divBdr>
                  <w:divsChild>
                    <w:div w:id="777530475">
                      <w:marLeft w:val="0"/>
                      <w:marRight w:val="0"/>
                      <w:marTop w:val="0"/>
                      <w:marBottom w:val="0"/>
                      <w:divBdr>
                        <w:top w:val="single" w:sz="2" w:space="0" w:color="D9D9E3"/>
                        <w:left w:val="single" w:sz="2" w:space="0" w:color="D9D9E3"/>
                        <w:bottom w:val="single" w:sz="2" w:space="0" w:color="D9D9E3"/>
                        <w:right w:val="single" w:sz="2" w:space="0" w:color="D9D9E3"/>
                      </w:divBdr>
                      <w:divsChild>
                        <w:div w:id="606502251">
                          <w:marLeft w:val="0"/>
                          <w:marRight w:val="0"/>
                          <w:marTop w:val="0"/>
                          <w:marBottom w:val="0"/>
                          <w:divBdr>
                            <w:top w:val="single" w:sz="2" w:space="0" w:color="D9D9E3"/>
                            <w:left w:val="single" w:sz="2" w:space="0" w:color="D9D9E3"/>
                            <w:bottom w:val="single" w:sz="2" w:space="0" w:color="D9D9E3"/>
                            <w:right w:val="single" w:sz="2" w:space="0" w:color="D9D9E3"/>
                          </w:divBdr>
                          <w:divsChild>
                            <w:div w:id="201683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021596">
      <w:bodyDiv w:val="1"/>
      <w:marLeft w:val="0"/>
      <w:marRight w:val="0"/>
      <w:marTop w:val="0"/>
      <w:marBottom w:val="0"/>
      <w:divBdr>
        <w:top w:val="none" w:sz="0" w:space="0" w:color="auto"/>
        <w:left w:val="none" w:sz="0" w:space="0" w:color="auto"/>
        <w:bottom w:val="none" w:sz="0" w:space="0" w:color="auto"/>
        <w:right w:val="none" w:sz="0" w:space="0" w:color="auto"/>
      </w:divBdr>
    </w:div>
    <w:div w:id="1806045785">
      <w:bodyDiv w:val="1"/>
      <w:marLeft w:val="0"/>
      <w:marRight w:val="0"/>
      <w:marTop w:val="0"/>
      <w:marBottom w:val="0"/>
      <w:divBdr>
        <w:top w:val="none" w:sz="0" w:space="0" w:color="auto"/>
        <w:left w:val="none" w:sz="0" w:space="0" w:color="auto"/>
        <w:bottom w:val="none" w:sz="0" w:space="0" w:color="auto"/>
        <w:right w:val="none" w:sz="0" w:space="0" w:color="auto"/>
      </w:divBdr>
    </w:div>
    <w:div w:id="1861503834">
      <w:bodyDiv w:val="1"/>
      <w:marLeft w:val="0"/>
      <w:marRight w:val="0"/>
      <w:marTop w:val="0"/>
      <w:marBottom w:val="0"/>
      <w:divBdr>
        <w:top w:val="none" w:sz="0" w:space="0" w:color="auto"/>
        <w:left w:val="none" w:sz="0" w:space="0" w:color="auto"/>
        <w:bottom w:val="none" w:sz="0" w:space="0" w:color="auto"/>
        <w:right w:val="none" w:sz="0" w:space="0" w:color="auto"/>
      </w:divBdr>
      <w:divsChild>
        <w:div w:id="729350924">
          <w:marLeft w:val="0"/>
          <w:marRight w:val="0"/>
          <w:marTop w:val="0"/>
          <w:marBottom w:val="0"/>
          <w:divBdr>
            <w:top w:val="single" w:sz="2" w:space="0" w:color="auto"/>
            <w:left w:val="single" w:sz="2" w:space="0" w:color="auto"/>
            <w:bottom w:val="single" w:sz="6" w:space="0" w:color="auto"/>
            <w:right w:val="single" w:sz="2" w:space="0" w:color="auto"/>
          </w:divBdr>
          <w:divsChild>
            <w:div w:id="2030177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90604">
                  <w:marLeft w:val="0"/>
                  <w:marRight w:val="0"/>
                  <w:marTop w:val="0"/>
                  <w:marBottom w:val="0"/>
                  <w:divBdr>
                    <w:top w:val="single" w:sz="2" w:space="0" w:color="D9D9E3"/>
                    <w:left w:val="single" w:sz="2" w:space="0" w:color="D9D9E3"/>
                    <w:bottom w:val="single" w:sz="2" w:space="0" w:color="D9D9E3"/>
                    <w:right w:val="single" w:sz="2" w:space="0" w:color="D9D9E3"/>
                  </w:divBdr>
                  <w:divsChild>
                    <w:div w:id="306252422">
                      <w:marLeft w:val="0"/>
                      <w:marRight w:val="0"/>
                      <w:marTop w:val="0"/>
                      <w:marBottom w:val="0"/>
                      <w:divBdr>
                        <w:top w:val="single" w:sz="2" w:space="0" w:color="D9D9E3"/>
                        <w:left w:val="single" w:sz="2" w:space="0" w:color="D9D9E3"/>
                        <w:bottom w:val="single" w:sz="2" w:space="0" w:color="D9D9E3"/>
                        <w:right w:val="single" w:sz="2" w:space="0" w:color="D9D9E3"/>
                      </w:divBdr>
                      <w:divsChild>
                        <w:div w:id="1210386116">
                          <w:marLeft w:val="0"/>
                          <w:marRight w:val="0"/>
                          <w:marTop w:val="0"/>
                          <w:marBottom w:val="0"/>
                          <w:divBdr>
                            <w:top w:val="single" w:sz="2" w:space="0" w:color="D9D9E3"/>
                            <w:left w:val="single" w:sz="2" w:space="0" w:color="D9D9E3"/>
                            <w:bottom w:val="single" w:sz="2" w:space="0" w:color="D9D9E3"/>
                            <w:right w:val="single" w:sz="2" w:space="0" w:color="D9D9E3"/>
                          </w:divBdr>
                          <w:divsChild>
                            <w:div w:id="118983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mf.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tisticstimes.com/geography/countries-by-continents.php"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layoffs.fy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ta.oecd.org/"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526BD363009B34480B172F70340175E" ma:contentTypeVersion="3" ma:contentTypeDescription="Create a new document." ma:contentTypeScope="" ma:versionID="63922b08e9c80ddb319260cd8e8f5c02">
  <xsd:schema xmlns:xsd="http://www.w3.org/2001/XMLSchema" xmlns:xs="http://www.w3.org/2001/XMLSchema" xmlns:p="http://schemas.microsoft.com/office/2006/metadata/properties" xmlns:ns2="2edac50d-5e7e-4bf2-a0ab-b5a831937bd5" targetNamespace="http://schemas.microsoft.com/office/2006/metadata/properties" ma:root="true" ma:fieldsID="6f638022d8294080ecff567087d69aed" ns2:_="">
    <xsd:import namespace="2edac50d-5e7e-4bf2-a0ab-b5a831937bd5"/>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dac50d-5e7e-4bf2-a0ab-b5a831937b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B5F04B-A095-457C-AD3A-D29C2BA9384A}">
  <ds:schemaRefs>
    <ds:schemaRef ds:uri="http://schemas.microsoft.com/sharepoint/v3/contenttype/forms"/>
  </ds:schemaRefs>
</ds:datastoreItem>
</file>

<file path=customXml/itemProps2.xml><?xml version="1.0" encoding="utf-8"?>
<ds:datastoreItem xmlns:ds="http://schemas.openxmlformats.org/officeDocument/2006/customXml" ds:itemID="{F6C3A757-EABC-494B-BC25-550531D01C8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F69693-5CE7-4A25-8526-5617C6EBC6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dac50d-5e7e-4bf2-a0ab-b5a831937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27</Pages>
  <Words>2335</Words>
  <Characters>13313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Ainumpudi</dc:creator>
  <cp:keywords/>
  <dc:description/>
  <cp:lastModifiedBy>Vinaya Nayak</cp:lastModifiedBy>
  <cp:revision>126</cp:revision>
  <dcterms:created xsi:type="dcterms:W3CDTF">2023-07-02T05:00:00Z</dcterms:created>
  <dcterms:modified xsi:type="dcterms:W3CDTF">2023-12-25T13:59:00Z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0x0101002526BD363009B34480B172F70340175E</vt:lpwstr>
  </property>
</Properties>
</file>